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14:paraId="530CAFB8" w14:textId="77777777"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14:anchorId="6EC690EF" wp14:editId="52B3224D">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14:paraId="3472505F" w14:textId="77777777" w:rsidR="00C50A6A" w:rsidRPr="00891492" w:rsidRDefault="00C50A6A">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690EF"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14:paraId="3472505F" w14:textId="77777777" w:rsidR="00C50A6A" w:rsidRPr="00891492" w:rsidRDefault="00C50A6A">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3D37B904" wp14:editId="1DC1AE83">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2A50AC2F" wp14:editId="73EA63AF">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14:paraId="28BE17D0" w14:textId="77777777"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14:anchorId="01FF1DE6" wp14:editId="332AB4A2">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14:paraId="3C119BDA" w14:textId="77777777" w:rsidR="00C50A6A" w:rsidRPr="00C46B38" w:rsidRDefault="00C50A6A"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FF1DE6"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14:paraId="3C119BDA" w14:textId="77777777" w:rsidR="00C50A6A" w:rsidRPr="00C46B38" w:rsidRDefault="00C50A6A" w:rsidP="00C46B38">
                          <w:pPr>
                            <w:pStyle w:val="Title"/>
                            <w:rPr>
                              <w:color w:val="FFFFFF" w:themeColor="background1"/>
                              <w:lang w:val="en-US"/>
                            </w:rPr>
                          </w:pPr>
                        </w:p>
                      </w:txbxContent>
                    </v:textbox>
                  </v:shape>
                </w:pict>
              </mc:Fallback>
            </mc:AlternateContent>
          </w:r>
        </w:p>
        <w:p w14:paraId="1FA4449B" w14:textId="77777777" w:rsidR="00805839" w:rsidRPr="006333B1" w:rsidRDefault="00805839" w:rsidP="00597418">
          <w:pPr>
            <w:tabs>
              <w:tab w:val="left" w:pos="2835"/>
            </w:tabs>
          </w:pPr>
        </w:p>
        <w:p w14:paraId="7BE8B111" w14:textId="77777777" w:rsidR="00805839" w:rsidRPr="006333B1" w:rsidRDefault="00805839" w:rsidP="00597418">
          <w:pPr>
            <w:tabs>
              <w:tab w:val="left" w:pos="2835"/>
            </w:tabs>
          </w:pPr>
        </w:p>
        <w:p w14:paraId="28DDD350" w14:textId="77777777" w:rsidR="00805839" w:rsidRPr="006333B1" w:rsidRDefault="00805839" w:rsidP="00597418">
          <w:pPr>
            <w:tabs>
              <w:tab w:val="left" w:pos="2835"/>
            </w:tabs>
          </w:pPr>
        </w:p>
        <w:p w14:paraId="61005A89" w14:textId="77777777" w:rsidR="00805839" w:rsidRPr="006333B1" w:rsidRDefault="00805839" w:rsidP="00597418">
          <w:pPr>
            <w:tabs>
              <w:tab w:val="left" w:pos="2835"/>
            </w:tabs>
          </w:pPr>
        </w:p>
        <w:p w14:paraId="659E15A1" w14:textId="77777777" w:rsidR="00805839" w:rsidRPr="006333B1" w:rsidRDefault="00805839" w:rsidP="00597418">
          <w:pPr>
            <w:tabs>
              <w:tab w:val="left" w:pos="2835"/>
            </w:tabs>
          </w:pPr>
        </w:p>
        <w:p w14:paraId="7CB0B5D9" w14:textId="77777777" w:rsidR="00805839" w:rsidRPr="006333B1" w:rsidRDefault="00805839" w:rsidP="00597418">
          <w:pPr>
            <w:tabs>
              <w:tab w:val="left" w:pos="2835"/>
            </w:tabs>
          </w:pPr>
        </w:p>
        <w:p w14:paraId="223D4969" w14:textId="77777777" w:rsidR="00805839" w:rsidRPr="006333B1" w:rsidRDefault="00805839" w:rsidP="00597418">
          <w:pPr>
            <w:tabs>
              <w:tab w:val="left" w:pos="2835"/>
            </w:tabs>
          </w:pPr>
        </w:p>
        <w:p w14:paraId="2435F320" w14:textId="77777777" w:rsidR="00805839" w:rsidRPr="006333B1" w:rsidRDefault="00805839" w:rsidP="00597418">
          <w:pPr>
            <w:tabs>
              <w:tab w:val="left" w:pos="2835"/>
            </w:tabs>
          </w:pPr>
        </w:p>
        <w:p w14:paraId="44BCCC05" w14:textId="77777777" w:rsidR="00805839" w:rsidRPr="006333B1" w:rsidRDefault="00805839" w:rsidP="00597418">
          <w:pPr>
            <w:tabs>
              <w:tab w:val="left" w:pos="2835"/>
            </w:tabs>
          </w:pPr>
        </w:p>
        <w:p w14:paraId="19EBBAE7" w14:textId="77777777" w:rsidR="00805839" w:rsidRPr="006333B1" w:rsidRDefault="00805839" w:rsidP="00597418">
          <w:pPr>
            <w:tabs>
              <w:tab w:val="left" w:pos="2835"/>
            </w:tabs>
          </w:pPr>
        </w:p>
        <w:p w14:paraId="036DF6A8" w14:textId="77777777" w:rsidR="00805839" w:rsidRPr="006333B1" w:rsidRDefault="00805839" w:rsidP="00597418">
          <w:pPr>
            <w:tabs>
              <w:tab w:val="left" w:pos="2835"/>
            </w:tabs>
          </w:pPr>
        </w:p>
        <w:p w14:paraId="2C9C2A21" w14:textId="77777777" w:rsidR="00805839" w:rsidRPr="006333B1" w:rsidRDefault="00805839" w:rsidP="00597418">
          <w:pPr>
            <w:tabs>
              <w:tab w:val="left" w:pos="2835"/>
            </w:tabs>
          </w:pPr>
        </w:p>
        <w:p w14:paraId="7E08F612" w14:textId="77777777" w:rsidR="00805839" w:rsidRPr="006333B1" w:rsidRDefault="00805839" w:rsidP="00597418">
          <w:pPr>
            <w:tabs>
              <w:tab w:val="left" w:pos="2835"/>
            </w:tabs>
          </w:pPr>
        </w:p>
        <w:p w14:paraId="38D518AF" w14:textId="77777777" w:rsidR="00805839" w:rsidRPr="006333B1" w:rsidRDefault="00805839" w:rsidP="00597418">
          <w:pPr>
            <w:tabs>
              <w:tab w:val="left" w:pos="2835"/>
            </w:tabs>
          </w:pPr>
        </w:p>
        <w:p w14:paraId="6220CD0F" w14:textId="77777777"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0860678D" wp14:editId="75713548">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14:paraId="080D8C2C" w14:textId="77777777" w:rsidR="00C50A6A" w:rsidRPr="00B903BA" w:rsidRDefault="00C50A6A"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14:paraId="0AC731A7" w14:textId="77777777" w:rsidR="00C50A6A" w:rsidRPr="00B903BA" w:rsidRDefault="00C50A6A" w:rsidP="00891492">
                                    <w:pPr>
                                      <w:pStyle w:val="Subtitle"/>
                                      <w:rPr>
                                        <w:color w:val="FFFFFF" w:themeColor="background1"/>
                                      </w:rPr>
                                    </w:pPr>
                                    <w:r w:rsidRPr="00515EB5">
                                      <w:rPr>
                                        <w:color w:val="FFFFFF" w:themeColor="background1"/>
                                        <w:sz w:val="28"/>
                                      </w:rPr>
                                      <w:t>Paaspop special: De ultieme Paaspop Festival App</w:t>
                                    </w:r>
                                  </w:p>
                                </w:sdtContent>
                              </w:sdt>
                              <w:p w14:paraId="16C899F4" w14:textId="77777777" w:rsidR="00C50A6A" w:rsidRPr="00B903BA" w:rsidRDefault="00C50A6A" w:rsidP="00EE57D9"/>
                              <w:p w14:paraId="28C6E7A7" w14:textId="77777777" w:rsidR="00C50A6A" w:rsidRPr="00B903BA" w:rsidRDefault="00C50A6A"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2T00:00:00Z">
                                    <w:dateFormat w:val="d MMMM yyyy"/>
                                    <w:lid w:val="nl-NL"/>
                                    <w:storeMappedDataAs w:val="date"/>
                                    <w:calendar w:val="gregorian"/>
                                  </w:date>
                                </w:sdtPr>
                                <w:sdtContent>
                                  <w:p w14:paraId="71B1CC7A" w14:textId="77777777" w:rsidR="00C50A6A" w:rsidRPr="00515EB5" w:rsidRDefault="00C50A6A" w:rsidP="00EE57D9">
                                    <w:pPr>
                                      <w:rPr>
                                        <w:color w:val="FFFFFF" w:themeColor="background1"/>
                                        <w:sz w:val="26"/>
                                        <w:szCs w:val="26"/>
                                      </w:rPr>
                                    </w:pPr>
                                    <w:r>
                                      <w:rPr>
                                        <w:color w:val="FFFFFF" w:themeColor="background1"/>
                                        <w:sz w:val="26"/>
                                        <w:szCs w:val="26"/>
                                      </w:rPr>
                                      <w:t>12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14:paraId="4CFE6A37" w14:textId="77777777" w:rsidR="00C50A6A" w:rsidRPr="00515EB5" w:rsidRDefault="00C50A6A" w:rsidP="00EE57D9">
                                    <w:pPr>
                                      <w:rPr>
                                        <w:color w:val="FFFFFF" w:themeColor="background1"/>
                                        <w:sz w:val="26"/>
                                        <w:szCs w:val="26"/>
                                      </w:rPr>
                                    </w:pPr>
                                    <w:r w:rsidRPr="00515EB5">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0678D"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Content>
                            <w:p w14:paraId="080D8C2C" w14:textId="77777777" w:rsidR="00C50A6A" w:rsidRPr="00B903BA" w:rsidRDefault="00C50A6A"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Content>
                            <w:p w14:paraId="0AC731A7" w14:textId="77777777" w:rsidR="00C50A6A" w:rsidRPr="00B903BA" w:rsidRDefault="00C50A6A" w:rsidP="00891492">
                              <w:pPr>
                                <w:pStyle w:val="Subtitle"/>
                                <w:rPr>
                                  <w:color w:val="FFFFFF" w:themeColor="background1"/>
                                </w:rPr>
                              </w:pPr>
                              <w:r w:rsidRPr="00515EB5">
                                <w:rPr>
                                  <w:color w:val="FFFFFF" w:themeColor="background1"/>
                                  <w:sz w:val="28"/>
                                </w:rPr>
                                <w:t>Paaspop special: De ultieme Paaspop Festival App</w:t>
                              </w:r>
                            </w:p>
                          </w:sdtContent>
                        </w:sdt>
                        <w:p w14:paraId="16C899F4" w14:textId="77777777" w:rsidR="00C50A6A" w:rsidRPr="00B903BA" w:rsidRDefault="00C50A6A" w:rsidP="00EE57D9"/>
                        <w:p w14:paraId="28C6E7A7" w14:textId="77777777" w:rsidR="00C50A6A" w:rsidRPr="00B903BA" w:rsidRDefault="00C50A6A"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2T00:00:00Z">
                              <w:dateFormat w:val="d MMMM yyyy"/>
                              <w:lid w:val="nl-NL"/>
                              <w:storeMappedDataAs w:val="date"/>
                              <w:calendar w:val="gregorian"/>
                            </w:date>
                          </w:sdtPr>
                          <w:sdtContent>
                            <w:p w14:paraId="71B1CC7A" w14:textId="77777777" w:rsidR="00C50A6A" w:rsidRPr="00515EB5" w:rsidRDefault="00C50A6A" w:rsidP="00EE57D9">
                              <w:pPr>
                                <w:rPr>
                                  <w:color w:val="FFFFFF" w:themeColor="background1"/>
                                  <w:sz w:val="26"/>
                                  <w:szCs w:val="26"/>
                                </w:rPr>
                              </w:pPr>
                              <w:r>
                                <w:rPr>
                                  <w:color w:val="FFFFFF" w:themeColor="background1"/>
                                  <w:sz w:val="26"/>
                                  <w:szCs w:val="26"/>
                                </w:rPr>
                                <w:t>12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14:paraId="4CFE6A37" w14:textId="77777777" w:rsidR="00C50A6A" w:rsidRPr="00515EB5" w:rsidRDefault="00C50A6A" w:rsidP="00EE57D9">
                              <w:pPr>
                                <w:rPr>
                                  <w:color w:val="FFFFFF" w:themeColor="background1"/>
                                  <w:sz w:val="26"/>
                                  <w:szCs w:val="26"/>
                                </w:rPr>
                              </w:pPr>
                              <w:r w:rsidRPr="00515EB5">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1315F9AE" wp14:editId="4D1838B0">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3543A5C9" wp14:editId="7F3BCE6E">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7B056" w14:textId="77777777" w:rsidR="00805839" w:rsidRDefault="00805839">
          <w:pPr>
            <w:spacing w:line="259" w:lineRule="auto"/>
            <w:rPr>
              <w:noProof/>
            </w:rPr>
          </w:pPr>
          <w:r>
            <w:rPr>
              <w:noProof/>
            </w:rPr>
            <w:br w:type="page"/>
          </w:r>
        </w:p>
      </w:sdtContent>
    </w:sdt>
    <w:p w14:paraId="67E49EB1" w14:textId="77777777" w:rsidR="00891492" w:rsidRPr="006333B1" w:rsidRDefault="00891492">
      <w:pPr>
        <w:spacing w:line="259" w:lineRule="auto"/>
      </w:pPr>
    </w:p>
    <w:p w14:paraId="48A8E922" w14:textId="77777777"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346B5DEE" wp14:editId="15FF32A1">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14:paraId="74ACB7A5" w14:textId="77777777" w:rsidR="00C50A6A" w:rsidRPr="00B903BA" w:rsidRDefault="00C50A6A" w:rsidP="004D331A">
                            <w:pPr>
                              <w:spacing w:after="0"/>
                              <w:rPr>
                                <w:b/>
                                <w:color w:val="00A3E0" w:themeColor="accent1"/>
                                <w:sz w:val="16"/>
                                <w:szCs w:val="16"/>
                              </w:rPr>
                            </w:pPr>
                            <w:r w:rsidRPr="00B903BA">
                              <w:rPr>
                                <w:b/>
                                <w:color w:val="00A3E0" w:themeColor="accent1"/>
                                <w:sz w:val="16"/>
                                <w:szCs w:val="16"/>
                              </w:rPr>
                              <w:t>Hoofdkantoor</w:t>
                            </w:r>
                          </w:p>
                          <w:p w14:paraId="210E1B85" w14:textId="77777777" w:rsidR="00C50A6A" w:rsidRPr="00B903BA" w:rsidRDefault="00C50A6A" w:rsidP="004D331A">
                            <w:pPr>
                              <w:spacing w:after="0"/>
                              <w:rPr>
                                <w:color w:val="00A3E0" w:themeColor="accent1"/>
                                <w:sz w:val="16"/>
                                <w:szCs w:val="16"/>
                              </w:rPr>
                            </w:pPr>
                            <w:r w:rsidRPr="00B903BA">
                              <w:rPr>
                                <w:color w:val="00A3E0" w:themeColor="accent1"/>
                                <w:sz w:val="16"/>
                                <w:szCs w:val="16"/>
                              </w:rPr>
                              <w:t>Kruisboog 42</w:t>
                            </w:r>
                          </w:p>
                          <w:p w14:paraId="35428A6B" w14:textId="77777777" w:rsidR="00C50A6A" w:rsidRPr="00B903BA" w:rsidRDefault="00C50A6A" w:rsidP="004D331A">
                            <w:pPr>
                              <w:spacing w:after="0"/>
                              <w:rPr>
                                <w:color w:val="00A3E0" w:themeColor="accent1"/>
                                <w:sz w:val="16"/>
                                <w:szCs w:val="16"/>
                              </w:rPr>
                            </w:pPr>
                            <w:r w:rsidRPr="00B903BA">
                              <w:rPr>
                                <w:color w:val="00A3E0" w:themeColor="accent1"/>
                                <w:sz w:val="16"/>
                                <w:szCs w:val="16"/>
                              </w:rPr>
                              <w:t>3905 TG Veenendaal</w:t>
                            </w:r>
                          </w:p>
                          <w:p w14:paraId="54C50130" w14:textId="77777777" w:rsidR="00C50A6A" w:rsidRPr="00B903BA" w:rsidRDefault="00C50A6A" w:rsidP="004D331A">
                            <w:pPr>
                              <w:spacing w:after="0"/>
                              <w:rPr>
                                <w:color w:val="00A3E0" w:themeColor="accent1"/>
                                <w:sz w:val="16"/>
                                <w:szCs w:val="16"/>
                              </w:rPr>
                            </w:pPr>
                            <w:r w:rsidRPr="00B903BA">
                              <w:rPr>
                                <w:color w:val="00A3E0" w:themeColor="accent1"/>
                                <w:sz w:val="16"/>
                                <w:szCs w:val="16"/>
                              </w:rPr>
                              <w:t>Nederland</w:t>
                            </w:r>
                          </w:p>
                          <w:p w14:paraId="24CB71DF" w14:textId="77777777" w:rsidR="00C50A6A" w:rsidRPr="00B903BA" w:rsidRDefault="00C50A6A" w:rsidP="004D331A">
                            <w:pPr>
                              <w:spacing w:after="0"/>
                              <w:rPr>
                                <w:color w:val="00A3E0" w:themeColor="accent1"/>
                                <w:sz w:val="16"/>
                                <w:szCs w:val="16"/>
                              </w:rPr>
                            </w:pPr>
                            <w:r w:rsidRPr="00B903BA">
                              <w:rPr>
                                <w:color w:val="00A3E0" w:themeColor="accent1"/>
                                <w:sz w:val="16"/>
                                <w:szCs w:val="16"/>
                              </w:rPr>
                              <w:t>Tel. +31(0)318 - 55 20 20</w:t>
                            </w:r>
                          </w:p>
                          <w:p w14:paraId="2BDC2CEA" w14:textId="77777777" w:rsidR="00C50A6A" w:rsidRPr="00B903BA" w:rsidRDefault="00C50A6A" w:rsidP="004D331A">
                            <w:pPr>
                              <w:spacing w:after="0"/>
                              <w:rPr>
                                <w:color w:val="00A3E0" w:themeColor="accent1"/>
                                <w:sz w:val="16"/>
                                <w:szCs w:val="16"/>
                              </w:rPr>
                            </w:pPr>
                            <w:r w:rsidRPr="00B903BA">
                              <w:rPr>
                                <w:color w:val="00A3E0" w:themeColor="accent1"/>
                                <w:sz w:val="16"/>
                                <w:szCs w:val="16"/>
                              </w:rPr>
                              <w:t>Fax +31(0)318 - 55 23 55</w:t>
                            </w:r>
                          </w:p>
                          <w:p w14:paraId="38B3C9A0" w14:textId="77777777" w:rsidR="00C50A6A" w:rsidRPr="00B903BA" w:rsidRDefault="00C50A6A" w:rsidP="004D331A">
                            <w:pPr>
                              <w:spacing w:after="0"/>
                              <w:rPr>
                                <w:color w:val="00A3E0" w:themeColor="accent1"/>
                                <w:sz w:val="16"/>
                                <w:szCs w:val="16"/>
                              </w:rPr>
                            </w:pPr>
                          </w:p>
                          <w:p w14:paraId="644AD6F0" w14:textId="77777777" w:rsidR="00C50A6A" w:rsidRPr="00B903BA" w:rsidRDefault="00C50A6A" w:rsidP="004D331A">
                            <w:pPr>
                              <w:spacing w:after="0"/>
                              <w:rPr>
                                <w:b/>
                                <w:color w:val="00A3E0" w:themeColor="accent1"/>
                                <w:sz w:val="16"/>
                                <w:szCs w:val="16"/>
                              </w:rPr>
                            </w:pPr>
                            <w:r w:rsidRPr="00B903BA">
                              <w:rPr>
                                <w:b/>
                                <w:color w:val="00A3E0" w:themeColor="accent1"/>
                                <w:sz w:val="16"/>
                                <w:szCs w:val="16"/>
                              </w:rPr>
                              <w:t>Kenniscentrum</w:t>
                            </w:r>
                          </w:p>
                          <w:p w14:paraId="2624B0E5" w14:textId="77777777" w:rsidR="00C50A6A" w:rsidRPr="00B903BA" w:rsidRDefault="00C50A6A" w:rsidP="004D331A">
                            <w:pPr>
                              <w:spacing w:after="0"/>
                              <w:rPr>
                                <w:color w:val="00A3E0" w:themeColor="accent1"/>
                                <w:sz w:val="16"/>
                                <w:szCs w:val="16"/>
                              </w:rPr>
                            </w:pPr>
                            <w:r w:rsidRPr="00B903BA">
                              <w:rPr>
                                <w:color w:val="00A3E0" w:themeColor="accent1"/>
                                <w:sz w:val="16"/>
                                <w:szCs w:val="16"/>
                              </w:rPr>
                              <w:t>De Smalle Zijde 39</w:t>
                            </w:r>
                          </w:p>
                          <w:p w14:paraId="68A316C2" w14:textId="77777777" w:rsidR="00C50A6A" w:rsidRPr="00B903BA" w:rsidRDefault="00C50A6A" w:rsidP="004D331A">
                            <w:pPr>
                              <w:spacing w:after="0"/>
                              <w:rPr>
                                <w:color w:val="00A3E0" w:themeColor="accent1"/>
                                <w:sz w:val="16"/>
                                <w:szCs w:val="16"/>
                              </w:rPr>
                            </w:pPr>
                            <w:r w:rsidRPr="00B903BA">
                              <w:rPr>
                                <w:color w:val="00A3E0" w:themeColor="accent1"/>
                                <w:sz w:val="16"/>
                                <w:szCs w:val="16"/>
                              </w:rPr>
                              <w:t>3903 LM Veenendaal</w:t>
                            </w:r>
                          </w:p>
                          <w:p w14:paraId="53ACFAF3" w14:textId="77777777" w:rsidR="00C50A6A" w:rsidRPr="00B903BA" w:rsidRDefault="00C50A6A" w:rsidP="004D331A">
                            <w:pPr>
                              <w:spacing w:after="0"/>
                              <w:rPr>
                                <w:color w:val="00A3E0" w:themeColor="accent1"/>
                                <w:sz w:val="16"/>
                                <w:szCs w:val="16"/>
                              </w:rPr>
                            </w:pPr>
                            <w:r w:rsidRPr="00B903BA">
                              <w:rPr>
                                <w:color w:val="00A3E0" w:themeColor="accent1"/>
                                <w:sz w:val="16"/>
                                <w:szCs w:val="16"/>
                              </w:rPr>
                              <w:t>Tel. +31(0)318 - 50 11 19</w:t>
                            </w:r>
                          </w:p>
                          <w:p w14:paraId="2E241A64" w14:textId="77777777" w:rsidR="00C50A6A" w:rsidRPr="00B903BA" w:rsidRDefault="00C50A6A" w:rsidP="004D331A">
                            <w:pPr>
                              <w:spacing w:after="0"/>
                              <w:rPr>
                                <w:color w:val="00A3E0" w:themeColor="accent1"/>
                                <w:sz w:val="16"/>
                                <w:szCs w:val="16"/>
                              </w:rPr>
                            </w:pPr>
                            <w:r w:rsidRPr="00B903BA">
                              <w:rPr>
                                <w:color w:val="00A3E0" w:themeColor="accent1"/>
                                <w:sz w:val="16"/>
                                <w:szCs w:val="16"/>
                              </w:rPr>
                              <w:t>Fax +31(0)318 - 51 83 59</w:t>
                            </w:r>
                          </w:p>
                          <w:p w14:paraId="3A152733" w14:textId="77777777" w:rsidR="00C50A6A" w:rsidRPr="00B903BA" w:rsidRDefault="00C50A6A" w:rsidP="004D331A">
                            <w:pPr>
                              <w:spacing w:after="0"/>
                              <w:rPr>
                                <w:color w:val="00A3E0" w:themeColor="accent1"/>
                                <w:sz w:val="16"/>
                                <w:szCs w:val="16"/>
                              </w:rPr>
                            </w:pPr>
                          </w:p>
                          <w:p w14:paraId="588DA432" w14:textId="77777777" w:rsidR="00C50A6A" w:rsidRPr="0050035A" w:rsidRDefault="00C50A6A" w:rsidP="004D331A">
                            <w:pPr>
                              <w:spacing w:after="0"/>
                              <w:rPr>
                                <w:color w:val="00A3E0" w:themeColor="accent1"/>
                                <w:sz w:val="16"/>
                                <w:szCs w:val="16"/>
                              </w:rPr>
                            </w:pPr>
                            <w:r w:rsidRPr="0050035A">
                              <w:rPr>
                                <w:color w:val="00A3E0" w:themeColor="accent1"/>
                                <w:sz w:val="16"/>
                                <w:szCs w:val="16"/>
                              </w:rPr>
                              <w:t>info.nl@Info Support.com</w:t>
                            </w:r>
                          </w:p>
                          <w:p w14:paraId="4CE0F5BE" w14:textId="77777777" w:rsidR="00C50A6A" w:rsidRPr="0050035A" w:rsidRDefault="00C50A6A" w:rsidP="004D331A">
                            <w:pPr>
                              <w:spacing w:after="0"/>
                              <w:rPr>
                                <w:color w:val="00A3E0" w:themeColor="accent1"/>
                                <w:sz w:val="16"/>
                                <w:szCs w:val="16"/>
                              </w:rPr>
                            </w:pPr>
                            <w:r w:rsidRPr="0050035A">
                              <w:rPr>
                                <w:color w:val="00A3E0" w:themeColor="accent1"/>
                                <w:sz w:val="16"/>
                                <w:szCs w:val="16"/>
                              </w:rPr>
                              <w:t>www.Info Support.com</w:t>
                            </w:r>
                          </w:p>
                          <w:p w14:paraId="6D406338" w14:textId="77777777" w:rsidR="00C50A6A" w:rsidRPr="0050035A" w:rsidRDefault="00C50A6A" w:rsidP="004D331A">
                            <w:pPr>
                              <w:spacing w:after="0"/>
                              <w:rPr>
                                <w:color w:val="00A3E0" w:themeColor="accent1"/>
                                <w:sz w:val="16"/>
                                <w:szCs w:val="16"/>
                              </w:rPr>
                            </w:pPr>
                          </w:p>
                          <w:p w14:paraId="5A2B5C72" w14:textId="77777777" w:rsidR="00C50A6A" w:rsidRPr="00B903BA" w:rsidRDefault="00C50A6A" w:rsidP="004D331A">
                            <w:pPr>
                              <w:spacing w:after="0"/>
                              <w:rPr>
                                <w:color w:val="00A3E0" w:themeColor="accent1"/>
                                <w:sz w:val="16"/>
                                <w:szCs w:val="16"/>
                              </w:rPr>
                            </w:pPr>
                            <w:r w:rsidRPr="00B903BA">
                              <w:rPr>
                                <w:color w:val="00A3E0" w:themeColor="accent1"/>
                                <w:sz w:val="16"/>
                                <w:szCs w:val="16"/>
                              </w:rPr>
                              <w:t>K.v.K 3013 5370</w:t>
                            </w:r>
                          </w:p>
                          <w:p w14:paraId="4C865A0E" w14:textId="77777777" w:rsidR="00C50A6A" w:rsidRPr="0050035A" w:rsidRDefault="00C50A6A" w:rsidP="004D331A">
                            <w:pPr>
                              <w:spacing w:after="0"/>
                              <w:rPr>
                                <w:color w:val="00A3E0" w:themeColor="accent1"/>
                                <w:sz w:val="16"/>
                                <w:szCs w:val="16"/>
                              </w:rPr>
                            </w:pPr>
                            <w:r w:rsidRPr="0050035A">
                              <w:rPr>
                                <w:color w:val="00A3E0" w:themeColor="accent1"/>
                                <w:sz w:val="16"/>
                                <w:szCs w:val="16"/>
                              </w:rPr>
                              <w:t>BTW NL8062.30.277B01</w:t>
                            </w:r>
                          </w:p>
                          <w:p w14:paraId="5939A05A" w14:textId="77777777" w:rsidR="00C50A6A" w:rsidRPr="00B903BA" w:rsidRDefault="00C50A6A" w:rsidP="004D331A">
                            <w:pPr>
                              <w:spacing w:after="0"/>
                              <w:rPr>
                                <w:color w:val="00A3E0" w:themeColor="accent1"/>
                                <w:sz w:val="16"/>
                                <w:szCs w:val="16"/>
                                <w:lang w:val="en-US"/>
                              </w:rPr>
                            </w:pPr>
                            <w:r w:rsidRPr="00B903BA">
                              <w:rPr>
                                <w:color w:val="00A3E0" w:themeColor="accent1"/>
                                <w:sz w:val="16"/>
                                <w:szCs w:val="16"/>
                                <w:lang w:val="en-US"/>
                              </w:rPr>
                              <w:t>IBAN NL92 RABO 0305 9528 89</w:t>
                            </w:r>
                          </w:p>
                          <w:p w14:paraId="12C991A9" w14:textId="77777777" w:rsidR="00C50A6A" w:rsidRPr="0050035A" w:rsidRDefault="00C50A6A" w:rsidP="004D331A">
                            <w:pPr>
                              <w:spacing w:after="0"/>
                              <w:rPr>
                                <w:color w:val="00A3E0" w:themeColor="accent1"/>
                                <w:sz w:val="16"/>
                                <w:szCs w:val="16"/>
                                <w:lang w:val="en-US"/>
                              </w:rPr>
                            </w:pPr>
                            <w:r w:rsidRPr="0050035A">
                              <w:rPr>
                                <w:color w:val="00A3E0" w:themeColor="accent1"/>
                                <w:sz w:val="16"/>
                                <w:szCs w:val="16"/>
                                <w:lang w:val="en-US"/>
                              </w:rPr>
                              <w:t>BIC RABONL2U</w:t>
                            </w:r>
                          </w:p>
                          <w:p w14:paraId="59E5C8A0" w14:textId="77777777" w:rsidR="00C50A6A" w:rsidRPr="0050035A" w:rsidRDefault="00C50A6A" w:rsidP="004D331A">
                            <w:pPr>
                              <w:spacing w:after="0"/>
                              <w:rPr>
                                <w:color w:val="00A3E0" w:themeColor="accent1"/>
                                <w:sz w:val="16"/>
                                <w:szCs w:val="16"/>
                                <w:lang w:val="en-US"/>
                              </w:rPr>
                            </w:pPr>
                          </w:p>
                          <w:p w14:paraId="5F4E7FDC" w14:textId="77777777" w:rsidR="00C50A6A" w:rsidRPr="0050035A" w:rsidRDefault="00C50A6A" w:rsidP="004D331A">
                            <w:pPr>
                              <w:spacing w:after="0"/>
                              <w:rPr>
                                <w:color w:val="00A3E0" w:themeColor="accent1"/>
                                <w:sz w:val="16"/>
                                <w:szCs w:val="16"/>
                                <w:lang w:val="en-US"/>
                              </w:rPr>
                            </w:pPr>
                            <w:r w:rsidRPr="0050035A">
                              <w:rPr>
                                <w:color w:val="00A3E0" w:themeColor="accent1"/>
                                <w:sz w:val="16"/>
                                <w:szCs w:val="16"/>
                                <w:lang w:val="en-US"/>
                              </w:rPr>
                              <w:t>IBAN NL74 INGB 0004 7385 93</w:t>
                            </w:r>
                          </w:p>
                          <w:p w14:paraId="618BFDAD" w14:textId="77777777" w:rsidR="00C50A6A" w:rsidRPr="0050035A" w:rsidRDefault="00C50A6A"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B5DEE"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14:paraId="74ACB7A5" w14:textId="77777777" w:rsidR="00C50A6A" w:rsidRPr="00B903BA" w:rsidRDefault="00C50A6A" w:rsidP="004D331A">
                      <w:pPr>
                        <w:spacing w:after="0"/>
                        <w:rPr>
                          <w:b/>
                          <w:color w:val="00A3E0" w:themeColor="accent1"/>
                          <w:sz w:val="16"/>
                          <w:szCs w:val="16"/>
                        </w:rPr>
                      </w:pPr>
                      <w:r w:rsidRPr="00B903BA">
                        <w:rPr>
                          <w:b/>
                          <w:color w:val="00A3E0" w:themeColor="accent1"/>
                          <w:sz w:val="16"/>
                          <w:szCs w:val="16"/>
                        </w:rPr>
                        <w:t>Hoofdkantoor</w:t>
                      </w:r>
                    </w:p>
                    <w:p w14:paraId="210E1B85" w14:textId="77777777" w:rsidR="00C50A6A" w:rsidRPr="00B903BA" w:rsidRDefault="00C50A6A" w:rsidP="004D331A">
                      <w:pPr>
                        <w:spacing w:after="0"/>
                        <w:rPr>
                          <w:color w:val="00A3E0" w:themeColor="accent1"/>
                          <w:sz w:val="16"/>
                          <w:szCs w:val="16"/>
                        </w:rPr>
                      </w:pPr>
                      <w:r w:rsidRPr="00B903BA">
                        <w:rPr>
                          <w:color w:val="00A3E0" w:themeColor="accent1"/>
                          <w:sz w:val="16"/>
                          <w:szCs w:val="16"/>
                        </w:rPr>
                        <w:t>Kruisboog 42</w:t>
                      </w:r>
                    </w:p>
                    <w:p w14:paraId="35428A6B" w14:textId="77777777" w:rsidR="00C50A6A" w:rsidRPr="00B903BA" w:rsidRDefault="00C50A6A" w:rsidP="004D331A">
                      <w:pPr>
                        <w:spacing w:after="0"/>
                        <w:rPr>
                          <w:color w:val="00A3E0" w:themeColor="accent1"/>
                          <w:sz w:val="16"/>
                          <w:szCs w:val="16"/>
                        </w:rPr>
                      </w:pPr>
                      <w:r w:rsidRPr="00B903BA">
                        <w:rPr>
                          <w:color w:val="00A3E0" w:themeColor="accent1"/>
                          <w:sz w:val="16"/>
                          <w:szCs w:val="16"/>
                        </w:rPr>
                        <w:t>3905 TG Veenendaal</w:t>
                      </w:r>
                    </w:p>
                    <w:p w14:paraId="54C50130" w14:textId="77777777" w:rsidR="00C50A6A" w:rsidRPr="00B903BA" w:rsidRDefault="00C50A6A" w:rsidP="004D331A">
                      <w:pPr>
                        <w:spacing w:after="0"/>
                        <w:rPr>
                          <w:color w:val="00A3E0" w:themeColor="accent1"/>
                          <w:sz w:val="16"/>
                          <w:szCs w:val="16"/>
                        </w:rPr>
                      </w:pPr>
                      <w:r w:rsidRPr="00B903BA">
                        <w:rPr>
                          <w:color w:val="00A3E0" w:themeColor="accent1"/>
                          <w:sz w:val="16"/>
                          <w:szCs w:val="16"/>
                        </w:rPr>
                        <w:t>Nederland</w:t>
                      </w:r>
                    </w:p>
                    <w:p w14:paraId="24CB71DF" w14:textId="77777777" w:rsidR="00C50A6A" w:rsidRPr="00B903BA" w:rsidRDefault="00C50A6A" w:rsidP="004D331A">
                      <w:pPr>
                        <w:spacing w:after="0"/>
                        <w:rPr>
                          <w:color w:val="00A3E0" w:themeColor="accent1"/>
                          <w:sz w:val="16"/>
                          <w:szCs w:val="16"/>
                        </w:rPr>
                      </w:pPr>
                      <w:r w:rsidRPr="00B903BA">
                        <w:rPr>
                          <w:color w:val="00A3E0" w:themeColor="accent1"/>
                          <w:sz w:val="16"/>
                          <w:szCs w:val="16"/>
                        </w:rPr>
                        <w:t>Tel. +31(0)318 - 55 20 20</w:t>
                      </w:r>
                    </w:p>
                    <w:p w14:paraId="2BDC2CEA" w14:textId="77777777" w:rsidR="00C50A6A" w:rsidRPr="00B903BA" w:rsidRDefault="00C50A6A" w:rsidP="004D331A">
                      <w:pPr>
                        <w:spacing w:after="0"/>
                        <w:rPr>
                          <w:color w:val="00A3E0" w:themeColor="accent1"/>
                          <w:sz w:val="16"/>
                          <w:szCs w:val="16"/>
                        </w:rPr>
                      </w:pPr>
                      <w:r w:rsidRPr="00B903BA">
                        <w:rPr>
                          <w:color w:val="00A3E0" w:themeColor="accent1"/>
                          <w:sz w:val="16"/>
                          <w:szCs w:val="16"/>
                        </w:rPr>
                        <w:t>Fax +31(0)318 - 55 23 55</w:t>
                      </w:r>
                    </w:p>
                    <w:p w14:paraId="38B3C9A0" w14:textId="77777777" w:rsidR="00C50A6A" w:rsidRPr="00B903BA" w:rsidRDefault="00C50A6A" w:rsidP="004D331A">
                      <w:pPr>
                        <w:spacing w:after="0"/>
                        <w:rPr>
                          <w:color w:val="00A3E0" w:themeColor="accent1"/>
                          <w:sz w:val="16"/>
                          <w:szCs w:val="16"/>
                        </w:rPr>
                      </w:pPr>
                    </w:p>
                    <w:p w14:paraId="644AD6F0" w14:textId="77777777" w:rsidR="00C50A6A" w:rsidRPr="00B903BA" w:rsidRDefault="00C50A6A" w:rsidP="004D331A">
                      <w:pPr>
                        <w:spacing w:after="0"/>
                        <w:rPr>
                          <w:b/>
                          <w:color w:val="00A3E0" w:themeColor="accent1"/>
                          <w:sz w:val="16"/>
                          <w:szCs w:val="16"/>
                        </w:rPr>
                      </w:pPr>
                      <w:r w:rsidRPr="00B903BA">
                        <w:rPr>
                          <w:b/>
                          <w:color w:val="00A3E0" w:themeColor="accent1"/>
                          <w:sz w:val="16"/>
                          <w:szCs w:val="16"/>
                        </w:rPr>
                        <w:t>Kenniscentrum</w:t>
                      </w:r>
                    </w:p>
                    <w:p w14:paraId="2624B0E5" w14:textId="77777777" w:rsidR="00C50A6A" w:rsidRPr="00B903BA" w:rsidRDefault="00C50A6A" w:rsidP="004D331A">
                      <w:pPr>
                        <w:spacing w:after="0"/>
                        <w:rPr>
                          <w:color w:val="00A3E0" w:themeColor="accent1"/>
                          <w:sz w:val="16"/>
                          <w:szCs w:val="16"/>
                        </w:rPr>
                      </w:pPr>
                      <w:r w:rsidRPr="00B903BA">
                        <w:rPr>
                          <w:color w:val="00A3E0" w:themeColor="accent1"/>
                          <w:sz w:val="16"/>
                          <w:szCs w:val="16"/>
                        </w:rPr>
                        <w:t>De Smalle Zijde 39</w:t>
                      </w:r>
                    </w:p>
                    <w:p w14:paraId="68A316C2" w14:textId="77777777" w:rsidR="00C50A6A" w:rsidRPr="00B903BA" w:rsidRDefault="00C50A6A" w:rsidP="004D331A">
                      <w:pPr>
                        <w:spacing w:after="0"/>
                        <w:rPr>
                          <w:color w:val="00A3E0" w:themeColor="accent1"/>
                          <w:sz w:val="16"/>
                          <w:szCs w:val="16"/>
                        </w:rPr>
                      </w:pPr>
                      <w:r w:rsidRPr="00B903BA">
                        <w:rPr>
                          <w:color w:val="00A3E0" w:themeColor="accent1"/>
                          <w:sz w:val="16"/>
                          <w:szCs w:val="16"/>
                        </w:rPr>
                        <w:t>3903 LM Veenendaal</w:t>
                      </w:r>
                    </w:p>
                    <w:p w14:paraId="53ACFAF3" w14:textId="77777777" w:rsidR="00C50A6A" w:rsidRPr="00B903BA" w:rsidRDefault="00C50A6A" w:rsidP="004D331A">
                      <w:pPr>
                        <w:spacing w:after="0"/>
                        <w:rPr>
                          <w:color w:val="00A3E0" w:themeColor="accent1"/>
                          <w:sz w:val="16"/>
                          <w:szCs w:val="16"/>
                        </w:rPr>
                      </w:pPr>
                      <w:r w:rsidRPr="00B903BA">
                        <w:rPr>
                          <w:color w:val="00A3E0" w:themeColor="accent1"/>
                          <w:sz w:val="16"/>
                          <w:szCs w:val="16"/>
                        </w:rPr>
                        <w:t>Tel. +31(0)318 - 50 11 19</w:t>
                      </w:r>
                    </w:p>
                    <w:p w14:paraId="2E241A64" w14:textId="77777777" w:rsidR="00C50A6A" w:rsidRPr="00B903BA" w:rsidRDefault="00C50A6A" w:rsidP="004D331A">
                      <w:pPr>
                        <w:spacing w:after="0"/>
                        <w:rPr>
                          <w:color w:val="00A3E0" w:themeColor="accent1"/>
                          <w:sz w:val="16"/>
                          <w:szCs w:val="16"/>
                        </w:rPr>
                      </w:pPr>
                      <w:r w:rsidRPr="00B903BA">
                        <w:rPr>
                          <w:color w:val="00A3E0" w:themeColor="accent1"/>
                          <w:sz w:val="16"/>
                          <w:szCs w:val="16"/>
                        </w:rPr>
                        <w:t>Fax +31(0)318 - 51 83 59</w:t>
                      </w:r>
                    </w:p>
                    <w:p w14:paraId="3A152733" w14:textId="77777777" w:rsidR="00C50A6A" w:rsidRPr="00B903BA" w:rsidRDefault="00C50A6A" w:rsidP="004D331A">
                      <w:pPr>
                        <w:spacing w:after="0"/>
                        <w:rPr>
                          <w:color w:val="00A3E0" w:themeColor="accent1"/>
                          <w:sz w:val="16"/>
                          <w:szCs w:val="16"/>
                        </w:rPr>
                      </w:pPr>
                    </w:p>
                    <w:p w14:paraId="588DA432" w14:textId="77777777" w:rsidR="00C50A6A" w:rsidRPr="0050035A" w:rsidRDefault="00C50A6A" w:rsidP="004D331A">
                      <w:pPr>
                        <w:spacing w:after="0"/>
                        <w:rPr>
                          <w:color w:val="00A3E0" w:themeColor="accent1"/>
                          <w:sz w:val="16"/>
                          <w:szCs w:val="16"/>
                        </w:rPr>
                      </w:pPr>
                      <w:r w:rsidRPr="0050035A">
                        <w:rPr>
                          <w:color w:val="00A3E0" w:themeColor="accent1"/>
                          <w:sz w:val="16"/>
                          <w:szCs w:val="16"/>
                        </w:rPr>
                        <w:t>info.nl@Info Support.com</w:t>
                      </w:r>
                    </w:p>
                    <w:p w14:paraId="4CE0F5BE" w14:textId="77777777" w:rsidR="00C50A6A" w:rsidRPr="0050035A" w:rsidRDefault="00C50A6A" w:rsidP="004D331A">
                      <w:pPr>
                        <w:spacing w:after="0"/>
                        <w:rPr>
                          <w:color w:val="00A3E0" w:themeColor="accent1"/>
                          <w:sz w:val="16"/>
                          <w:szCs w:val="16"/>
                        </w:rPr>
                      </w:pPr>
                      <w:r w:rsidRPr="0050035A">
                        <w:rPr>
                          <w:color w:val="00A3E0" w:themeColor="accent1"/>
                          <w:sz w:val="16"/>
                          <w:szCs w:val="16"/>
                        </w:rPr>
                        <w:t>www.Info Support.com</w:t>
                      </w:r>
                    </w:p>
                    <w:p w14:paraId="6D406338" w14:textId="77777777" w:rsidR="00C50A6A" w:rsidRPr="0050035A" w:rsidRDefault="00C50A6A" w:rsidP="004D331A">
                      <w:pPr>
                        <w:spacing w:after="0"/>
                        <w:rPr>
                          <w:color w:val="00A3E0" w:themeColor="accent1"/>
                          <w:sz w:val="16"/>
                          <w:szCs w:val="16"/>
                        </w:rPr>
                      </w:pPr>
                    </w:p>
                    <w:p w14:paraId="5A2B5C72" w14:textId="77777777" w:rsidR="00C50A6A" w:rsidRPr="00B903BA" w:rsidRDefault="00C50A6A" w:rsidP="004D331A">
                      <w:pPr>
                        <w:spacing w:after="0"/>
                        <w:rPr>
                          <w:color w:val="00A3E0" w:themeColor="accent1"/>
                          <w:sz w:val="16"/>
                          <w:szCs w:val="16"/>
                        </w:rPr>
                      </w:pPr>
                      <w:r w:rsidRPr="00B903BA">
                        <w:rPr>
                          <w:color w:val="00A3E0" w:themeColor="accent1"/>
                          <w:sz w:val="16"/>
                          <w:szCs w:val="16"/>
                        </w:rPr>
                        <w:t>K.v.K 3013 5370</w:t>
                      </w:r>
                    </w:p>
                    <w:p w14:paraId="4C865A0E" w14:textId="77777777" w:rsidR="00C50A6A" w:rsidRPr="0050035A" w:rsidRDefault="00C50A6A" w:rsidP="004D331A">
                      <w:pPr>
                        <w:spacing w:after="0"/>
                        <w:rPr>
                          <w:color w:val="00A3E0" w:themeColor="accent1"/>
                          <w:sz w:val="16"/>
                          <w:szCs w:val="16"/>
                        </w:rPr>
                      </w:pPr>
                      <w:r w:rsidRPr="0050035A">
                        <w:rPr>
                          <w:color w:val="00A3E0" w:themeColor="accent1"/>
                          <w:sz w:val="16"/>
                          <w:szCs w:val="16"/>
                        </w:rPr>
                        <w:t>BTW NL8062.30.277B01</w:t>
                      </w:r>
                    </w:p>
                    <w:p w14:paraId="5939A05A" w14:textId="77777777" w:rsidR="00C50A6A" w:rsidRPr="00B903BA" w:rsidRDefault="00C50A6A" w:rsidP="004D331A">
                      <w:pPr>
                        <w:spacing w:after="0"/>
                        <w:rPr>
                          <w:color w:val="00A3E0" w:themeColor="accent1"/>
                          <w:sz w:val="16"/>
                          <w:szCs w:val="16"/>
                          <w:lang w:val="en-US"/>
                        </w:rPr>
                      </w:pPr>
                      <w:r w:rsidRPr="00B903BA">
                        <w:rPr>
                          <w:color w:val="00A3E0" w:themeColor="accent1"/>
                          <w:sz w:val="16"/>
                          <w:szCs w:val="16"/>
                          <w:lang w:val="en-US"/>
                        </w:rPr>
                        <w:t>IBAN NL92 RABO 0305 9528 89</w:t>
                      </w:r>
                    </w:p>
                    <w:p w14:paraId="12C991A9" w14:textId="77777777" w:rsidR="00C50A6A" w:rsidRPr="0050035A" w:rsidRDefault="00C50A6A" w:rsidP="004D331A">
                      <w:pPr>
                        <w:spacing w:after="0"/>
                        <w:rPr>
                          <w:color w:val="00A3E0" w:themeColor="accent1"/>
                          <w:sz w:val="16"/>
                          <w:szCs w:val="16"/>
                          <w:lang w:val="en-US"/>
                        </w:rPr>
                      </w:pPr>
                      <w:r w:rsidRPr="0050035A">
                        <w:rPr>
                          <w:color w:val="00A3E0" w:themeColor="accent1"/>
                          <w:sz w:val="16"/>
                          <w:szCs w:val="16"/>
                          <w:lang w:val="en-US"/>
                        </w:rPr>
                        <w:t>BIC RABONL2U</w:t>
                      </w:r>
                    </w:p>
                    <w:p w14:paraId="59E5C8A0" w14:textId="77777777" w:rsidR="00C50A6A" w:rsidRPr="0050035A" w:rsidRDefault="00C50A6A" w:rsidP="004D331A">
                      <w:pPr>
                        <w:spacing w:after="0"/>
                        <w:rPr>
                          <w:color w:val="00A3E0" w:themeColor="accent1"/>
                          <w:sz w:val="16"/>
                          <w:szCs w:val="16"/>
                          <w:lang w:val="en-US"/>
                        </w:rPr>
                      </w:pPr>
                    </w:p>
                    <w:p w14:paraId="5F4E7FDC" w14:textId="77777777" w:rsidR="00C50A6A" w:rsidRPr="0050035A" w:rsidRDefault="00C50A6A" w:rsidP="004D331A">
                      <w:pPr>
                        <w:spacing w:after="0"/>
                        <w:rPr>
                          <w:color w:val="00A3E0" w:themeColor="accent1"/>
                          <w:sz w:val="16"/>
                          <w:szCs w:val="16"/>
                          <w:lang w:val="en-US"/>
                        </w:rPr>
                      </w:pPr>
                      <w:r w:rsidRPr="0050035A">
                        <w:rPr>
                          <w:color w:val="00A3E0" w:themeColor="accent1"/>
                          <w:sz w:val="16"/>
                          <w:szCs w:val="16"/>
                          <w:lang w:val="en-US"/>
                        </w:rPr>
                        <w:t>IBAN NL74 INGB 0004 7385 93</w:t>
                      </w:r>
                    </w:p>
                    <w:p w14:paraId="618BFDAD" w14:textId="77777777" w:rsidR="00C50A6A" w:rsidRPr="0050035A" w:rsidRDefault="00C50A6A"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14:paraId="1304885C" w14:textId="77777777" w:rsidR="00891492" w:rsidRDefault="00891492" w:rsidP="00891492"/>
    <w:p w14:paraId="2FEFDE15" w14:textId="77777777" w:rsidR="005238E2" w:rsidRDefault="005238E2" w:rsidP="00891492"/>
    <w:p w14:paraId="202788FF" w14:textId="77777777" w:rsidR="005238E2" w:rsidRDefault="005238E2" w:rsidP="00891492"/>
    <w:p w14:paraId="27BF6F69" w14:textId="77777777" w:rsidR="005238E2" w:rsidRDefault="005238E2" w:rsidP="00891492"/>
    <w:p w14:paraId="7621E1A3" w14:textId="77777777" w:rsidR="005238E2" w:rsidRDefault="005238E2" w:rsidP="00891492"/>
    <w:p w14:paraId="0CDA29E5" w14:textId="77777777" w:rsidR="005238E2" w:rsidRPr="006333B1" w:rsidRDefault="005238E2" w:rsidP="00891492"/>
    <w:p w14:paraId="2885FD73" w14:textId="77777777" w:rsidR="00891492" w:rsidRDefault="00891492" w:rsidP="00CF58FC">
      <w:pPr>
        <w:ind w:right="1843"/>
      </w:pPr>
    </w:p>
    <w:p w14:paraId="3758F4A7" w14:textId="77777777" w:rsidR="005238E2" w:rsidRDefault="005238E2" w:rsidP="00CF58FC">
      <w:pPr>
        <w:ind w:right="1843"/>
      </w:pPr>
    </w:p>
    <w:p w14:paraId="6AAE7645" w14:textId="77777777" w:rsidR="00891492" w:rsidRDefault="00891492" w:rsidP="00CF58FC">
      <w:pPr>
        <w:ind w:right="1843"/>
      </w:pPr>
    </w:p>
    <w:p w14:paraId="41FC1978" w14:textId="77777777" w:rsidR="005238E2" w:rsidRPr="006333B1" w:rsidRDefault="005238E2" w:rsidP="00CF58FC">
      <w:pPr>
        <w:ind w:right="1843"/>
      </w:pPr>
    </w:p>
    <w:p w14:paraId="7F69F9B7" w14:textId="77777777" w:rsidR="00891492" w:rsidRPr="006333B1" w:rsidRDefault="00C50A6A"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Content>
        <w:p w14:paraId="1F9DDB9E" w14:textId="77777777"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14:paraId="05FEF2E0" w14:textId="77777777" w:rsidR="00C10460" w:rsidRPr="006333B1" w:rsidRDefault="00C10460" w:rsidP="00891492"/>
    <w:p w14:paraId="20B830E0" w14:textId="77777777"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14:paraId="0D1AEB56" w14:textId="77777777"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5537CF60" w14:textId="77777777" w:rsidR="005238E2" w:rsidRDefault="005238E2" w:rsidP="005238E2">
            <w:pPr>
              <w:pStyle w:val="NoSpacing"/>
            </w:pPr>
            <w:r>
              <w:t>Gegevens</w:t>
            </w:r>
          </w:p>
        </w:tc>
        <w:tc>
          <w:tcPr>
            <w:tcW w:w="4535" w:type="dxa"/>
          </w:tcPr>
          <w:p w14:paraId="591B7316" w14:textId="77777777"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14:paraId="0E52FFB5" w14:textId="77777777"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5CC2FBA3" w14:textId="77777777" w:rsidR="004F0F73" w:rsidRPr="006333B1" w:rsidRDefault="00624CF8" w:rsidP="005238E2">
            <w:pPr>
              <w:pStyle w:val="NoSpacing"/>
            </w:pPr>
            <w:fldSimple w:instr=" DOCVARIABLE  txtTitle  \* MERGEFORMAT ">
              <w:r w:rsidR="00B903BA">
                <w:t>Titel</w:t>
              </w:r>
            </w:fldSimple>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Content>
            <w:tc>
              <w:tcPr>
                <w:tcW w:w="4535" w:type="dxa"/>
              </w:tcPr>
              <w:p w14:paraId="3F3C7B4D" w14:textId="77777777"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14:paraId="7CEB35F4" w14:textId="77777777"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14:paraId="21288837" w14:textId="77777777" w:rsidR="004F0F73" w:rsidRPr="006333B1" w:rsidRDefault="00624CF8" w:rsidP="005238E2">
            <w:pPr>
              <w:pStyle w:val="NoSpacing"/>
            </w:pPr>
            <w:fldSimple w:instr=" DOCVARIABLE  txtProject  \* MERGEFORMAT ">
              <w:r w:rsidR="00B903BA">
                <w:t>Project</w:t>
              </w:r>
            </w:fldSimple>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Content>
            <w:tc>
              <w:tcPr>
                <w:tcW w:w="4535" w:type="dxa"/>
              </w:tcPr>
              <w:p w14:paraId="2AFE6812" w14:textId="77777777"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14:paraId="7D9D772B" w14:textId="77777777"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6681D36A" w14:textId="77777777" w:rsidR="004F0F73" w:rsidRPr="006333B1" w:rsidRDefault="00624CF8" w:rsidP="005238E2">
            <w:pPr>
              <w:pStyle w:val="NoSpacing"/>
            </w:pPr>
            <w:fldSimple w:instr=" DOCVARIABLE  txtVersion  \* MERGEFORMAT ">
              <w:r w:rsidR="00B903BA">
                <w:t>Versie</w:t>
              </w:r>
            </w:fldSimple>
          </w:p>
        </w:tc>
        <w:tc>
          <w:tcPr>
            <w:tcW w:w="4535" w:type="dxa"/>
          </w:tcPr>
          <w:p w14:paraId="1D987A6D" w14:textId="77777777" w:rsidR="004F0F73" w:rsidRPr="006333B1" w:rsidRDefault="00C50A6A"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Content>
                <w:r w:rsidR="006333B1" w:rsidRPr="006333B1">
                  <w:t>1.</w:t>
                </w:r>
                <w:r w:rsidR="00D21113">
                  <w:t>2</w:t>
                </w:r>
              </w:sdtContent>
            </w:sdt>
          </w:p>
        </w:tc>
      </w:tr>
      <w:tr w:rsidR="004F0F73" w:rsidRPr="006333B1" w14:paraId="02DC36E2" w14:textId="77777777"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14:paraId="1CF1A914" w14:textId="77777777" w:rsidR="004F0F73" w:rsidRPr="006333B1" w:rsidRDefault="00624CF8" w:rsidP="005238E2">
            <w:pPr>
              <w:pStyle w:val="NoSpacing"/>
            </w:pPr>
            <w:fldSimple w:instr=" DOCVARIABLE  txtStatus  \* MERGEFORMAT ">
              <w:r w:rsidR="00B903BA">
                <w:t>Status</w:t>
              </w:r>
            </w:fldSimple>
          </w:p>
        </w:tc>
        <w:tc>
          <w:tcPr>
            <w:tcW w:w="4535" w:type="dxa"/>
          </w:tcPr>
          <w:p w14:paraId="7DF032DD" w14:textId="77777777" w:rsidR="004F0F73" w:rsidRPr="006333B1" w:rsidRDefault="00C50A6A"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r w:rsidR="006333B1" w:rsidRPr="006333B1">
                  <w:t>Concept</w:t>
                </w:r>
              </w:sdtContent>
            </w:sdt>
          </w:p>
        </w:tc>
      </w:tr>
      <w:tr w:rsidR="004F0F73" w:rsidRPr="006333B1" w14:paraId="1115C566" w14:textId="77777777"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55323379" w14:textId="77777777" w:rsidR="004F0F73" w:rsidRPr="006333B1" w:rsidRDefault="00624CF8" w:rsidP="005238E2">
            <w:pPr>
              <w:pStyle w:val="NoSpacing"/>
            </w:pPr>
            <w:fldSimple w:instr=" DOCVARIABLE  txtDate  \* MERGEFORMAT ">
              <w:r w:rsidR="00B903BA">
                <w:t>Datum</w:t>
              </w:r>
            </w:fldSimple>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12T00:00:00Z">
              <w:dateFormat w:val="d MMMM yyyy"/>
              <w:lid w:val="nl-NL"/>
              <w:storeMappedDataAs w:val="date"/>
              <w:calendar w:val="gregorian"/>
            </w:date>
          </w:sdtPr>
          <w:sdtContent>
            <w:tc>
              <w:tcPr>
                <w:tcW w:w="4535" w:type="dxa"/>
              </w:tcPr>
              <w:p w14:paraId="01ED8BB8" w14:textId="77777777" w:rsidR="004F0F73" w:rsidRPr="006333B1" w:rsidRDefault="00D21113" w:rsidP="005238E2">
                <w:pPr>
                  <w:pStyle w:val="NoSpacing"/>
                  <w:cnfStyle w:val="000000100000" w:firstRow="0" w:lastRow="0" w:firstColumn="0" w:lastColumn="0" w:oddVBand="0" w:evenVBand="0" w:oddHBand="1" w:evenHBand="0" w:firstRowFirstColumn="0" w:firstRowLastColumn="0" w:lastRowFirstColumn="0" w:lastRowLastColumn="0"/>
                </w:pPr>
                <w:r>
                  <w:t>1</w:t>
                </w:r>
                <w:r w:rsidR="00AF68DA">
                  <w:t>2</w:t>
                </w:r>
                <w:r w:rsidR="00CB2A56">
                  <w:t xml:space="preserve"> februari 2019</w:t>
                </w:r>
              </w:p>
            </w:tc>
          </w:sdtContent>
        </w:sdt>
      </w:tr>
      <w:tr w:rsidR="004F0F73" w:rsidRPr="006333B1" w14:paraId="2F16EEB4" w14:textId="77777777"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14:paraId="0B428C56" w14:textId="77777777" w:rsidR="004F0F73" w:rsidRPr="006333B1" w:rsidRDefault="00624CF8" w:rsidP="005238E2">
            <w:pPr>
              <w:pStyle w:val="NoSpacing"/>
            </w:pPr>
            <w:fldSimple w:instr=" DOCVARIABLE  txtFile  \* MERGEFORMAT ">
              <w:r w:rsidR="00B903BA">
                <w:t>Bestand</w:t>
              </w:r>
            </w:fldSimple>
          </w:p>
        </w:tc>
        <w:tc>
          <w:tcPr>
            <w:tcW w:w="4535" w:type="dxa"/>
          </w:tcPr>
          <w:p w14:paraId="130E8527" w14:textId="77777777"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14:paraId="50D6F3B0" w14:textId="77777777"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14:paraId="1DD03873" w14:textId="77777777" w:rsidR="004F0F73" w:rsidRPr="006333B1" w:rsidRDefault="00624CF8" w:rsidP="005238E2">
            <w:pPr>
              <w:pStyle w:val="NoSpacing"/>
            </w:pPr>
            <w:fldSimple w:instr=" DOCVARIABLE  txtCompany  \* MERGEFORMAT ">
              <w:r w:rsidR="00B903BA">
                <w:t>Bedrijf</w:t>
              </w:r>
            </w:fldSimple>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Content>
            <w:tc>
              <w:tcPr>
                <w:tcW w:w="4535" w:type="dxa"/>
              </w:tcPr>
              <w:p w14:paraId="58124B13" w14:textId="77777777"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14:paraId="614F9455" w14:textId="77777777" w:rsidR="004F0F73" w:rsidRPr="006333B1" w:rsidRDefault="004F0F73" w:rsidP="00891492"/>
    <w:p w14:paraId="44FA6236" w14:textId="77777777" w:rsidR="00117EC4" w:rsidRPr="006333B1" w:rsidRDefault="00117EC4">
      <w:pPr>
        <w:spacing w:line="259" w:lineRule="auto"/>
      </w:pPr>
      <w:r w:rsidRPr="006333B1">
        <w:br w:type="page"/>
      </w:r>
    </w:p>
    <w:p w14:paraId="54968995" w14:textId="77777777" w:rsidR="004F0F73" w:rsidRPr="006333B1" w:rsidRDefault="004F0F73" w:rsidP="00891492"/>
    <w:p w14:paraId="2E28FC69" w14:textId="77777777" w:rsidR="00891492" w:rsidRPr="006333B1" w:rsidRDefault="00624CF8" w:rsidP="00117EC4">
      <w:pPr>
        <w:pStyle w:val="Kop1Ongenummerd"/>
      </w:pPr>
      <w:fldSimple w:instr=" DOCVARIABLE  txtHistory  \* MERGEFORMAT ">
        <w:r w:rsidR="00B903BA">
          <w:t>Historie</w:t>
        </w:r>
      </w:fldSimple>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14:paraId="65972620" w14:textId="77777777"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75681578" w14:textId="77777777" w:rsidR="00891492" w:rsidRPr="006333B1" w:rsidRDefault="00624CF8" w:rsidP="000A3272">
            <w:pPr>
              <w:pStyle w:val="NoSpacing"/>
            </w:pPr>
            <w:fldSimple w:instr=" DOCVARIABLE  txtVersion  \* MERGEFORMAT ">
              <w:r w:rsidR="00B903BA">
                <w:t>Versie</w:t>
              </w:r>
            </w:fldSimple>
          </w:p>
        </w:tc>
        <w:tc>
          <w:tcPr>
            <w:tcW w:w="1859" w:type="dxa"/>
          </w:tcPr>
          <w:p w14:paraId="350C87D1" w14:textId="77777777"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14:paraId="3CC33411" w14:textId="77777777"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2048" w:type="dxa"/>
          </w:tcPr>
          <w:p w14:paraId="27B15388" w14:textId="77777777"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B903BA">
                <w:t>Auteur</w:t>
              </w:r>
            </w:fldSimple>
          </w:p>
        </w:tc>
        <w:tc>
          <w:tcPr>
            <w:tcW w:w="2870" w:type="dxa"/>
          </w:tcPr>
          <w:p w14:paraId="58DE5CB3" w14:textId="77777777" w:rsidR="00891492" w:rsidRPr="006333B1" w:rsidRDefault="00624CF8"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B903BA">
                <w:t>Wijziging</w:t>
              </w:r>
            </w:fldSimple>
          </w:p>
        </w:tc>
      </w:tr>
      <w:tr w:rsidR="004F0F73" w:rsidRPr="006333B1" w14:paraId="4F1051AB" w14:textId="77777777"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729E976D" w14:textId="77777777" w:rsidR="00891492" w:rsidRPr="006333B1" w:rsidRDefault="00891492" w:rsidP="000A3272">
            <w:pPr>
              <w:pStyle w:val="NoSpacing"/>
            </w:pPr>
            <w:r w:rsidRPr="006333B1">
              <w:t>1.0</w:t>
            </w:r>
          </w:p>
        </w:tc>
        <w:tc>
          <w:tcPr>
            <w:tcW w:w="1859" w:type="dxa"/>
          </w:tcPr>
          <w:p w14:paraId="49242FD3" w14:textId="77777777"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14:paraId="0C4B9BFB" w14:textId="77777777"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w:t>
            </w:r>
            <w:r w:rsidR="00A71C63">
              <w:t>7</w:t>
            </w:r>
            <w:r>
              <w:t>/02/2019</w:t>
            </w:r>
          </w:p>
        </w:tc>
        <w:tc>
          <w:tcPr>
            <w:tcW w:w="2048" w:type="dxa"/>
          </w:tcPr>
          <w:p w14:paraId="4BAB95FE" w14:textId="77777777"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14:paraId="10A618C1" w14:textId="77777777"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r w:rsidR="007A32C3" w:rsidRPr="006333B1" w14:paraId="05A1F9CB" w14:textId="77777777"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14:paraId="4019F7BF" w14:textId="77777777" w:rsidR="007A32C3" w:rsidRPr="006333B1" w:rsidRDefault="007A32C3" w:rsidP="000A3272">
            <w:pPr>
              <w:pStyle w:val="NoSpacing"/>
            </w:pPr>
            <w:r>
              <w:t xml:space="preserve">1.1 </w:t>
            </w:r>
          </w:p>
        </w:tc>
        <w:tc>
          <w:tcPr>
            <w:tcW w:w="1859" w:type="dxa"/>
          </w:tcPr>
          <w:p w14:paraId="3F422012" w14:textId="77777777" w:rsidR="007A32C3" w:rsidRPr="006333B1"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14:paraId="66D52987" w14:textId="77777777"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2048" w:type="dxa"/>
          </w:tcPr>
          <w:p w14:paraId="1AA71BD4" w14:textId="77777777"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14:paraId="17E34A31" w14:textId="77777777"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 xml:space="preserve">Feedback verwerkt naar aanleiding van </w:t>
            </w:r>
            <w:r w:rsidR="00BD346C">
              <w:t xml:space="preserve">feedback </w:t>
            </w:r>
            <w:r>
              <w:t xml:space="preserve">gesprek met Hans Geurtsen. </w:t>
            </w:r>
          </w:p>
        </w:tc>
      </w:tr>
      <w:tr w:rsidR="00D21113" w:rsidRPr="006333B1" w14:paraId="6DD94BCC" w14:textId="77777777"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31F898DE" w14:textId="77777777" w:rsidR="00D21113" w:rsidRDefault="00D21113" w:rsidP="000A3272">
            <w:pPr>
              <w:pStyle w:val="NoSpacing"/>
            </w:pPr>
            <w:r>
              <w:t>1.2</w:t>
            </w:r>
          </w:p>
        </w:tc>
        <w:tc>
          <w:tcPr>
            <w:tcW w:w="1859" w:type="dxa"/>
          </w:tcPr>
          <w:p w14:paraId="290D585D" w14:textId="77777777"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14:paraId="0003A7DA" w14:textId="77777777"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14:paraId="274B1549" w14:textId="77777777"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14:paraId="067C691E" w14:textId="77777777"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Feedback verwerkt naar aanleiding van verkregen feedback van Bartoszz Paszkowski.</w:t>
            </w:r>
          </w:p>
        </w:tc>
      </w:tr>
    </w:tbl>
    <w:p w14:paraId="443DB387" w14:textId="77777777" w:rsidR="00891492" w:rsidRPr="006333B1" w:rsidRDefault="00891492" w:rsidP="00891492"/>
    <w:p w14:paraId="0E1D1F2F" w14:textId="77777777" w:rsidR="00891492" w:rsidRPr="006333B1" w:rsidRDefault="00624CF8" w:rsidP="00891492">
      <w:pPr>
        <w:pStyle w:val="Kop1Ongenummerd"/>
      </w:pPr>
      <w:fldSimple w:instr=" DOCVARIABLE  txtDistribution  \* MERGEFORMAT ">
        <w:r w:rsidR="00B903BA">
          <w:t>Distributielijst</w:t>
        </w:r>
      </w:fldSimple>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14:paraId="15F83D31" w14:textId="77777777"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0E41F916" w14:textId="77777777" w:rsidR="00A67EED" w:rsidRPr="006333B1" w:rsidRDefault="00624CF8" w:rsidP="00A67EED">
            <w:pPr>
              <w:pStyle w:val="NoSpacing"/>
            </w:pPr>
            <w:fldSimple w:instr=" DOCVARIABLE  txtVersion  \* MERGEFORMAT ">
              <w:r w:rsidR="00B903BA">
                <w:t>Versie</w:t>
              </w:r>
            </w:fldSimple>
          </w:p>
        </w:tc>
        <w:tc>
          <w:tcPr>
            <w:tcW w:w="1859" w:type="dxa"/>
          </w:tcPr>
          <w:p w14:paraId="13FD7E83" w14:textId="77777777" w:rsidR="00A67EED" w:rsidRPr="006333B1" w:rsidRDefault="00624CF8"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B903BA">
                <w:t>Status</w:t>
              </w:r>
            </w:fldSimple>
          </w:p>
        </w:tc>
        <w:tc>
          <w:tcPr>
            <w:tcW w:w="1303" w:type="dxa"/>
          </w:tcPr>
          <w:p w14:paraId="7EEB1FEF" w14:textId="77777777" w:rsidR="00A67EED" w:rsidRPr="006333B1" w:rsidRDefault="00624CF8"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B903BA">
                <w:t>Datum</w:t>
              </w:r>
            </w:fldSimple>
          </w:p>
        </w:tc>
        <w:tc>
          <w:tcPr>
            <w:tcW w:w="4918" w:type="dxa"/>
          </w:tcPr>
          <w:p w14:paraId="1D350472" w14:textId="77777777" w:rsidR="00A67EED" w:rsidRPr="006333B1" w:rsidRDefault="00624CF8"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B903BA">
                <w:t>Aan</w:t>
              </w:r>
            </w:fldSimple>
          </w:p>
        </w:tc>
      </w:tr>
      <w:tr w:rsidR="004F0F73" w:rsidRPr="006333B1" w14:paraId="57BE1978" w14:textId="77777777"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6F5047FB" w14:textId="77777777" w:rsidR="00891492" w:rsidRPr="006333B1" w:rsidRDefault="00891492" w:rsidP="000A3272">
            <w:pPr>
              <w:pStyle w:val="NoSpacing"/>
            </w:pPr>
            <w:r w:rsidRPr="006333B1">
              <w:t>1.</w:t>
            </w:r>
            <w:r w:rsidR="004443FF">
              <w:t>0</w:t>
            </w:r>
          </w:p>
        </w:tc>
        <w:tc>
          <w:tcPr>
            <w:tcW w:w="1859" w:type="dxa"/>
          </w:tcPr>
          <w:p w14:paraId="75E65773" w14:textId="77777777"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14:paraId="20B5CCF1" w14:textId="77777777"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14:paraId="7983FE42" w14:textId="77777777"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Indie Peeters</w:t>
            </w:r>
            <w:r w:rsidR="00356CBA">
              <w:t xml:space="preserve"> (peer review)</w:t>
            </w:r>
          </w:p>
        </w:tc>
      </w:tr>
      <w:tr w:rsidR="004474E9" w:rsidRPr="006333B1" w14:paraId="07956154" w14:textId="77777777"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14:paraId="32E3F539" w14:textId="77777777" w:rsidR="004474E9" w:rsidRPr="006333B1" w:rsidRDefault="004474E9" w:rsidP="000A3272">
            <w:pPr>
              <w:pStyle w:val="NoSpacing"/>
            </w:pPr>
            <w:r>
              <w:t>1.1</w:t>
            </w:r>
          </w:p>
        </w:tc>
        <w:tc>
          <w:tcPr>
            <w:tcW w:w="1859" w:type="dxa"/>
          </w:tcPr>
          <w:p w14:paraId="6E43635F" w14:textId="77777777"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14:paraId="2A482149" w14:textId="77777777"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4918" w:type="dxa"/>
          </w:tcPr>
          <w:p w14:paraId="2C31A50B" w14:textId="77777777" w:rsidR="004474E9" w:rsidRPr="004474E9" w:rsidRDefault="004474E9" w:rsidP="004474E9">
            <w:pPr>
              <w:cnfStyle w:val="000000000000" w:firstRow="0" w:lastRow="0" w:firstColumn="0" w:lastColumn="0" w:oddVBand="0" w:evenVBand="0" w:oddHBand="0" w:evenHBand="0" w:firstRowFirstColumn="0" w:firstRowLastColumn="0" w:lastRowFirstColumn="0" w:lastRowLastColumn="0"/>
              <w:rPr>
                <w:b/>
              </w:rPr>
            </w:pPr>
            <w:r w:rsidRPr="004474E9">
              <w:t>Bartosz Paszkowski</w:t>
            </w:r>
            <w:r w:rsidR="00F1702F">
              <w:t xml:space="preserve"> &amp; </w:t>
            </w:r>
            <w:r w:rsidRPr="004474E9">
              <w:t>Hans Geurtse</w:t>
            </w:r>
            <w:r>
              <w:t>n</w:t>
            </w:r>
          </w:p>
        </w:tc>
      </w:tr>
      <w:tr w:rsidR="00AF68DA" w:rsidRPr="006333B1" w14:paraId="1E56797E" w14:textId="77777777"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14:paraId="08C38E30" w14:textId="77777777" w:rsidR="00AF68DA" w:rsidRDefault="00AF68DA" w:rsidP="000A3272">
            <w:pPr>
              <w:pStyle w:val="NoSpacing"/>
            </w:pPr>
            <w:r>
              <w:t>1.2</w:t>
            </w:r>
          </w:p>
        </w:tc>
        <w:tc>
          <w:tcPr>
            <w:tcW w:w="1859" w:type="dxa"/>
          </w:tcPr>
          <w:p w14:paraId="51328387" w14:textId="77777777"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14:paraId="19ECC5CF" w14:textId="77777777"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12/02/2019</w:t>
            </w:r>
          </w:p>
        </w:tc>
        <w:tc>
          <w:tcPr>
            <w:tcW w:w="4918" w:type="dxa"/>
          </w:tcPr>
          <w:p w14:paraId="2B6D6207" w14:textId="77777777" w:rsidR="00AF68DA" w:rsidRPr="004474E9" w:rsidRDefault="00AF68DA" w:rsidP="004474E9">
            <w:pPr>
              <w:cnfStyle w:val="000000100000" w:firstRow="0" w:lastRow="0" w:firstColumn="0" w:lastColumn="0" w:oddVBand="0" w:evenVBand="0" w:oddHBand="1" w:evenHBand="0" w:firstRowFirstColumn="0" w:firstRowLastColumn="0" w:lastRowFirstColumn="0" w:lastRowLastColumn="0"/>
            </w:pPr>
            <w:r>
              <w:t>Hans Geurtsen</w:t>
            </w:r>
          </w:p>
        </w:tc>
      </w:tr>
    </w:tbl>
    <w:p w14:paraId="767F8D2B" w14:textId="77777777" w:rsidR="0067387F" w:rsidRPr="006333B1" w:rsidRDefault="0067387F" w:rsidP="00891492">
      <w:pPr>
        <w:tabs>
          <w:tab w:val="left" w:pos="2835"/>
        </w:tabs>
        <w:rPr>
          <w:b/>
          <w:color w:val="003865" w:themeColor="text2"/>
        </w:rPr>
      </w:pPr>
    </w:p>
    <w:p w14:paraId="1657A5E2" w14:textId="77777777" w:rsidR="00891492" w:rsidRDefault="00891492" w:rsidP="00891492">
      <w:pPr>
        <w:tabs>
          <w:tab w:val="left" w:pos="2835"/>
        </w:tabs>
      </w:pPr>
    </w:p>
    <w:p w14:paraId="3B837AEF" w14:textId="77777777" w:rsidR="00A33ACE" w:rsidRPr="006333B1" w:rsidRDefault="00A33ACE" w:rsidP="00891492">
      <w:pPr>
        <w:tabs>
          <w:tab w:val="left" w:pos="2835"/>
        </w:tabs>
      </w:pPr>
    </w:p>
    <w:p w14:paraId="3E1006A1" w14:textId="77777777"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A4602AE" wp14:editId="6AE1D641">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14:paraId="6FA3E9F7" w14:textId="77777777" w:rsidR="00C50A6A" w:rsidRPr="00B903BA" w:rsidRDefault="00C50A6A" w:rsidP="00891492">
                            <w:pPr>
                              <w:rPr>
                                <w:b/>
                                <w:color w:val="003865" w:themeColor="text2"/>
                              </w:rPr>
                            </w:pPr>
                            <w:r w:rsidRPr="00B903BA">
                              <w:rPr>
                                <w:b/>
                                <w:color w:val="003865" w:themeColor="text2"/>
                              </w:rPr>
                              <w:t>© Info Support B.V., Veenendaal 2019</w:t>
                            </w:r>
                          </w:p>
                          <w:p w14:paraId="7E53A389" w14:textId="77777777" w:rsidR="00C50A6A" w:rsidRPr="00B903BA" w:rsidRDefault="00C50A6A" w:rsidP="00891492">
                            <w:pPr>
                              <w:rPr>
                                <w:b/>
                                <w:color w:val="003865" w:themeColor="text2"/>
                              </w:rPr>
                            </w:pPr>
                          </w:p>
                          <w:p w14:paraId="69B5B3E1" w14:textId="77777777" w:rsidR="00C50A6A" w:rsidRPr="00B903BA" w:rsidRDefault="00C50A6A"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14:paraId="7AC2BB57" w14:textId="77777777" w:rsidR="00C50A6A" w:rsidRPr="00B903BA" w:rsidRDefault="00C50A6A" w:rsidP="00891492">
                            <w:pPr>
                              <w:rPr>
                                <w:b/>
                                <w:color w:val="003865" w:themeColor="text2"/>
                              </w:rPr>
                            </w:pPr>
                          </w:p>
                          <w:p w14:paraId="1B99FB6F" w14:textId="77777777" w:rsidR="00C50A6A" w:rsidRPr="00B903BA" w:rsidRDefault="00C50A6A"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14:paraId="7D4F8A7E" w14:textId="77777777" w:rsidR="00C50A6A" w:rsidRPr="00B903BA" w:rsidRDefault="00C50A6A" w:rsidP="00891492">
                            <w:pPr>
                              <w:rPr>
                                <w:b/>
                                <w:color w:val="003865" w:themeColor="text2"/>
                                <w:lang w:val="en-US"/>
                              </w:rPr>
                            </w:pPr>
                          </w:p>
                          <w:p w14:paraId="6F80F450" w14:textId="77777777" w:rsidR="00C50A6A" w:rsidRPr="00B8704B" w:rsidRDefault="00C50A6A"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K.v.K.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A4602AE"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14:paraId="6FA3E9F7" w14:textId="77777777" w:rsidR="00C50A6A" w:rsidRPr="00B903BA" w:rsidRDefault="00C50A6A" w:rsidP="00891492">
                      <w:pPr>
                        <w:rPr>
                          <w:b/>
                          <w:color w:val="003865" w:themeColor="text2"/>
                        </w:rPr>
                      </w:pPr>
                      <w:r w:rsidRPr="00B903BA">
                        <w:rPr>
                          <w:b/>
                          <w:color w:val="003865" w:themeColor="text2"/>
                        </w:rPr>
                        <w:t>© Info Support B.V., Veenendaal 2019</w:t>
                      </w:r>
                    </w:p>
                    <w:p w14:paraId="7E53A389" w14:textId="77777777" w:rsidR="00C50A6A" w:rsidRPr="00B903BA" w:rsidRDefault="00C50A6A" w:rsidP="00891492">
                      <w:pPr>
                        <w:rPr>
                          <w:b/>
                          <w:color w:val="003865" w:themeColor="text2"/>
                        </w:rPr>
                      </w:pPr>
                    </w:p>
                    <w:p w14:paraId="69B5B3E1" w14:textId="77777777" w:rsidR="00C50A6A" w:rsidRPr="00B903BA" w:rsidRDefault="00C50A6A"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14:paraId="7AC2BB57" w14:textId="77777777" w:rsidR="00C50A6A" w:rsidRPr="00B903BA" w:rsidRDefault="00C50A6A" w:rsidP="00891492">
                      <w:pPr>
                        <w:rPr>
                          <w:b/>
                          <w:color w:val="003865" w:themeColor="text2"/>
                        </w:rPr>
                      </w:pPr>
                    </w:p>
                    <w:p w14:paraId="1B99FB6F" w14:textId="77777777" w:rsidR="00C50A6A" w:rsidRPr="00B903BA" w:rsidRDefault="00C50A6A"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14:paraId="7D4F8A7E" w14:textId="77777777" w:rsidR="00C50A6A" w:rsidRPr="00B903BA" w:rsidRDefault="00C50A6A" w:rsidP="00891492">
                      <w:pPr>
                        <w:rPr>
                          <w:b/>
                          <w:color w:val="003865" w:themeColor="text2"/>
                          <w:lang w:val="en-US"/>
                        </w:rPr>
                      </w:pPr>
                    </w:p>
                    <w:p w14:paraId="6F80F450" w14:textId="77777777" w:rsidR="00C50A6A" w:rsidRPr="00B8704B" w:rsidRDefault="00C50A6A"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K.v.K. te Utrecht onder nr. 30135370. Een exemplaar zenden wij u op uw verzoek per omgaande kosteloos toe.</w:t>
                      </w:r>
                    </w:p>
                  </w:txbxContent>
                </v:textbox>
                <w10:wrap anchorx="margin" anchory="margin"/>
              </v:shape>
            </w:pict>
          </mc:Fallback>
        </mc:AlternateContent>
      </w:r>
    </w:p>
    <w:p w14:paraId="07DB263C" w14:textId="77777777" w:rsidR="004C038C" w:rsidRDefault="004C038C">
      <w:pPr>
        <w:spacing w:line="259" w:lineRule="auto"/>
      </w:pPr>
    </w:p>
    <w:p w14:paraId="7D5673CE" w14:textId="77777777" w:rsidR="004C038C" w:rsidRPr="006333B1" w:rsidRDefault="004C038C">
      <w:pPr>
        <w:spacing w:line="259" w:lineRule="auto"/>
      </w:pPr>
    </w:p>
    <w:p w14:paraId="78A5A5E3" w14:textId="77777777" w:rsidR="004C038C" w:rsidRDefault="004C038C">
      <w:pPr>
        <w:spacing w:line="259" w:lineRule="auto"/>
      </w:pPr>
      <w:r>
        <w:br w:type="page"/>
      </w:r>
    </w:p>
    <w:p w14:paraId="05D9DFA4" w14:textId="77777777" w:rsidR="005F24D9" w:rsidRPr="00816C58" w:rsidRDefault="00831A79" w:rsidP="001D7BE4">
      <w:pPr>
        <w:pStyle w:val="Heading1"/>
        <w:rPr>
          <w:rStyle w:val="Veldnaam"/>
          <w:b/>
        </w:rPr>
      </w:pPr>
      <w:bookmarkStart w:id="0" w:name="_Toc523933"/>
      <w:r w:rsidRPr="001D7BE4">
        <w:rPr>
          <w:rStyle w:val="Veldnaam"/>
          <w:b/>
        </w:rPr>
        <w:lastRenderedPageBreak/>
        <w:t>Inleiding</w:t>
      </w:r>
      <w:bookmarkEnd w:id="0"/>
    </w:p>
    <w:p w14:paraId="126558E5" w14:textId="77777777" w:rsidR="00DE720C" w:rsidRDefault="00DE720C" w:rsidP="00DE720C">
      <w:r>
        <w:t xml:space="preserve">Dit plan van aanpak is geschreven ter voorbereiding op de afstudeeropdracht </w:t>
      </w:r>
      <w:r w:rsidR="008B5C9F">
        <w:t>met als onderwerp</w:t>
      </w:r>
      <w:r>
        <w:t xml:space="preserve">: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Content>
          <w:r>
            <w:t>Paaspop special: De ultieme Paaspop Festival App</w:t>
          </w:r>
        </w:sdtContent>
      </w:sdt>
      <w:r>
        <w:t xml:space="preserve">. Hierin wordt de opdracht, voor zover mogelijk, beschreven en worden bepaalde zaken </w:t>
      </w:r>
      <w:r w:rsidR="00376EBF">
        <w:t>vastgelegd</w:t>
      </w:r>
      <w:r>
        <w:t xml:space="preserve"> zodat </w:t>
      </w:r>
      <w:r w:rsidR="005A25B3">
        <w:t>de verwachtingen van de opdrachtgever en -nemer op één lijn liggen</w:t>
      </w:r>
      <w:r>
        <w:t xml:space="preserve">. Het document zal dienen als basis voor het project en zal vóór </w:t>
      </w:r>
      <w:r w:rsidR="00376EBF">
        <w:t>de start van het</w:t>
      </w:r>
      <w:r>
        <w:t xml:space="preserve"> project moeten worden goedgekeurd door Hans Geurtsen van </w:t>
      </w:r>
      <w:r w:rsidR="00687C88">
        <w:t>Info Support</w:t>
      </w:r>
      <w:r>
        <w:t xml:space="preserve"> evenals Bartosz Paszkowski</w:t>
      </w:r>
      <w:r w:rsidR="008A052D">
        <w:t xml:space="preserve"> en Gertjan Schouten</w:t>
      </w:r>
      <w:r>
        <w:t xml:space="preserve"> van de Fontys. </w:t>
      </w:r>
    </w:p>
    <w:p w14:paraId="550FF326" w14:textId="77777777" w:rsidR="00D64C2B" w:rsidRPr="00527F28" w:rsidRDefault="00D64C2B" w:rsidP="00527F28">
      <w:pPr>
        <w:rPr>
          <w:i/>
        </w:rPr>
      </w:pPr>
      <w:r>
        <w:t>Korte inleiding van de opdracht beschreven door de opdrachtgever:</w:t>
      </w:r>
      <w:r w:rsidR="00527F28">
        <w:br/>
      </w:r>
      <w:r w:rsidR="00527F28">
        <w:br/>
      </w:r>
      <w:r w:rsidR="00527F28" w:rsidRPr="00527F28">
        <w:rPr>
          <w:i/>
        </w:rPr>
        <w:t>“</w:t>
      </w:r>
      <w:r w:rsidRPr="00527F28">
        <w:rPr>
          <w:i/>
        </w:rPr>
        <w:t>Om bezoekers een optimale beleving te geven, heeft Paaspop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rsidRPr="00527F28">
        <w:rPr>
          <w:i/>
        </w:rPr>
        <w:t>s</w:t>
      </w:r>
      <w:r w:rsidRPr="00527F28">
        <w:rPr>
          <w:i/>
        </w:rPr>
        <w:t>stromen beter kan sturen en de beleving en het gemak van de bezoeker wordt vergroot. Hierdoor staan z</w:t>
      </w:r>
      <w:r w:rsidR="00F71A54" w:rsidRPr="00527F28">
        <w:rPr>
          <w:i/>
        </w:rPr>
        <w:t>e</w:t>
      </w:r>
      <w:r w:rsidRPr="00527F28">
        <w:rPr>
          <w:i/>
        </w:rPr>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r w:rsidR="00527F28" w:rsidRPr="00527F28">
        <w:rPr>
          <w:i/>
        </w:rPr>
        <w:t>”</w:t>
      </w:r>
    </w:p>
    <w:p w14:paraId="5FEFEE37" w14:textId="77777777" w:rsidR="00D64C2B" w:rsidRPr="00DE720C" w:rsidRDefault="00D64C2B" w:rsidP="00DE720C"/>
    <w:p w14:paraId="1292A606" w14:textId="77777777" w:rsidR="005F24D9" w:rsidRPr="005F24D9" w:rsidRDefault="005F24D9" w:rsidP="005F24D9"/>
    <w:p w14:paraId="1EF7F931" w14:textId="77777777"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523934"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14:paraId="2A1F8B71" w14:textId="77777777"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14:paraId="17354233" w14:textId="77777777" w:rsidR="00F6725C"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523933" w:history="1">
            <w:r w:rsidR="00F6725C" w:rsidRPr="007718C1">
              <w:rPr>
                <w:rStyle w:val="Hyperlink"/>
              </w:rPr>
              <w:t>1.</w:t>
            </w:r>
            <w:r w:rsidR="00F6725C">
              <w:rPr>
                <w:b w:val="0"/>
                <w:color w:val="auto"/>
                <w:sz w:val="22"/>
                <w:lang w:val="nl-NL"/>
              </w:rPr>
              <w:tab/>
            </w:r>
            <w:r w:rsidR="00F6725C" w:rsidRPr="007718C1">
              <w:rPr>
                <w:rStyle w:val="Hyperlink"/>
              </w:rPr>
              <w:t>Inleiding</w:t>
            </w:r>
            <w:r w:rsidR="00F6725C">
              <w:rPr>
                <w:webHidden/>
              </w:rPr>
              <w:tab/>
            </w:r>
            <w:r w:rsidR="00F6725C">
              <w:rPr>
                <w:webHidden/>
              </w:rPr>
              <w:fldChar w:fldCharType="begin"/>
            </w:r>
            <w:r w:rsidR="00F6725C">
              <w:rPr>
                <w:webHidden/>
              </w:rPr>
              <w:instrText xml:space="preserve"> PAGEREF _Toc523933 \h </w:instrText>
            </w:r>
            <w:r w:rsidR="00F6725C">
              <w:rPr>
                <w:webHidden/>
              </w:rPr>
            </w:r>
            <w:r w:rsidR="00F6725C">
              <w:rPr>
                <w:webHidden/>
              </w:rPr>
              <w:fldChar w:fldCharType="separate"/>
            </w:r>
            <w:r w:rsidR="00C50A6A">
              <w:rPr>
                <w:webHidden/>
              </w:rPr>
              <w:t>3</w:t>
            </w:r>
            <w:r w:rsidR="00F6725C">
              <w:rPr>
                <w:webHidden/>
              </w:rPr>
              <w:fldChar w:fldCharType="end"/>
            </w:r>
          </w:hyperlink>
        </w:p>
        <w:p w14:paraId="71395153" w14:textId="77777777" w:rsidR="00F6725C" w:rsidRDefault="00C50A6A">
          <w:pPr>
            <w:pStyle w:val="TOC1"/>
            <w:rPr>
              <w:b w:val="0"/>
              <w:color w:val="auto"/>
              <w:sz w:val="22"/>
              <w:lang w:val="nl-NL"/>
            </w:rPr>
          </w:pPr>
          <w:hyperlink w:anchor="_Toc523934" w:history="1">
            <w:r w:rsidR="00F6725C" w:rsidRPr="007718C1">
              <w:rPr>
                <w:rStyle w:val="Hyperlink"/>
              </w:rPr>
              <w:t>Inhoudsopgave</w:t>
            </w:r>
            <w:r w:rsidR="00F6725C">
              <w:rPr>
                <w:webHidden/>
              </w:rPr>
              <w:tab/>
            </w:r>
            <w:r w:rsidR="00F6725C">
              <w:rPr>
                <w:webHidden/>
              </w:rPr>
              <w:fldChar w:fldCharType="begin"/>
            </w:r>
            <w:r w:rsidR="00F6725C">
              <w:rPr>
                <w:webHidden/>
              </w:rPr>
              <w:instrText xml:space="preserve"> PAGEREF _Toc523934 \h </w:instrText>
            </w:r>
            <w:r w:rsidR="00F6725C">
              <w:rPr>
                <w:webHidden/>
              </w:rPr>
            </w:r>
            <w:r w:rsidR="00F6725C">
              <w:rPr>
                <w:webHidden/>
              </w:rPr>
              <w:fldChar w:fldCharType="separate"/>
            </w:r>
            <w:r>
              <w:rPr>
                <w:webHidden/>
              </w:rPr>
              <w:t>4</w:t>
            </w:r>
            <w:r w:rsidR="00F6725C">
              <w:rPr>
                <w:webHidden/>
              </w:rPr>
              <w:fldChar w:fldCharType="end"/>
            </w:r>
          </w:hyperlink>
        </w:p>
        <w:p w14:paraId="3EF1E333" w14:textId="77777777" w:rsidR="00F6725C" w:rsidRDefault="00C50A6A">
          <w:pPr>
            <w:pStyle w:val="TOC1"/>
            <w:rPr>
              <w:b w:val="0"/>
              <w:color w:val="auto"/>
              <w:sz w:val="22"/>
              <w:lang w:val="nl-NL"/>
            </w:rPr>
          </w:pPr>
          <w:hyperlink w:anchor="_Toc523935" w:history="1">
            <w:r w:rsidR="00F6725C" w:rsidRPr="007718C1">
              <w:rPr>
                <w:rStyle w:val="Hyperlink"/>
              </w:rPr>
              <w:t>2.</w:t>
            </w:r>
            <w:r w:rsidR="00F6725C">
              <w:rPr>
                <w:b w:val="0"/>
                <w:color w:val="auto"/>
                <w:sz w:val="22"/>
                <w:lang w:val="nl-NL"/>
              </w:rPr>
              <w:tab/>
            </w:r>
            <w:r w:rsidR="00F6725C" w:rsidRPr="007718C1">
              <w:rPr>
                <w:rStyle w:val="Hyperlink"/>
              </w:rPr>
              <w:t>Tabellen</w:t>
            </w:r>
            <w:r w:rsidR="00F6725C">
              <w:rPr>
                <w:webHidden/>
              </w:rPr>
              <w:tab/>
            </w:r>
            <w:r w:rsidR="00F6725C">
              <w:rPr>
                <w:webHidden/>
              </w:rPr>
              <w:fldChar w:fldCharType="begin"/>
            </w:r>
            <w:r w:rsidR="00F6725C">
              <w:rPr>
                <w:webHidden/>
              </w:rPr>
              <w:instrText xml:space="preserve"> PAGEREF _Toc523935 \h </w:instrText>
            </w:r>
            <w:r w:rsidR="00F6725C">
              <w:rPr>
                <w:webHidden/>
              </w:rPr>
            </w:r>
            <w:r w:rsidR="00F6725C">
              <w:rPr>
                <w:webHidden/>
              </w:rPr>
              <w:fldChar w:fldCharType="separate"/>
            </w:r>
            <w:r>
              <w:rPr>
                <w:webHidden/>
              </w:rPr>
              <w:t>6</w:t>
            </w:r>
            <w:r w:rsidR="00F6725C">
              <w:rPr>
                <w:webHidden/>
              </w:rPr>
              <w:fldChar w:fldCharType="end"/>
            </w:r>
          </w:hyperlink>
        </w:p>
        <w:p w14:paraId="60A5F3B7" w14:textId="77777777" w:rsidR="00F6725C" w:rsidRDefault="00C50A6A">
          <w:pPr>
            <w:pStyle w:val="TOC1"/>
            <w:rPr>
              <w:b w:val="0"/>
              <w:color w:val="auto"/>
              <w:sz w:val="22"/>
              <w:lang w:val="nl-NL"/>
            </w:rPr>
          </w:pPr>
          <w:hyperlink w:anchor="_Toc523936" w:history="1">
            <w:r w:rsidR="00F6725C" w:rsidRPr="007718C1">
              <w:rPr>
                <w:rStyle w:val="Hyperlink"/>
              </w:rPr>
              <w:t>3.</w:t>
            </w:r>
            <w:r w:rsidR="00F6725C">
              <w:rPr>
                <w:b w:val="0"/>
                <w:color w:val="auto"/>
                <w:sz w:val="22"/>
                <w:lang w:val="nl-NL"/>
              </w:rPr>
              <w:tab/>
            </w:r>
            <w:r w:rsidR="00F6725C" w:rsidRPr="007718C1">
              <w:rPr>
                <w:rStyle w:val="Hyperlink"/>
              </w:rPr>
              <w:t>Figuren</w:t>
            </w:r>
            <w:r w:rsidR="00F6725C">
              <w:rPr>
                <w:webHidden/>
              </w:rPr>
              <w:tab/>
            </w:r>
            <w:r w:rsidR="00F6725C">
              <w:rPr>
                <w:webHidden/>
              </w:rPr>
              <w:fldChar w:fldCharType="begin"/>
            </w:r>
            <w:r w:rsidR="00F6725C">
              <w:rPr>
                <w:webHidden/>
              </w:rPr>
              <w:instrText xml:space="preserve"> PAGEREF _Toc523936 \h </w:instrText>
            </w:r>
            <w:r w:rsidR="00F6725C">
              <w:rPr>
                <w:webHidden/>
              </w:rPr>
            </w:r>
            <w:r w:rsidR="00F6725C">
              <w:rPr>
                <w:webHidden/>
              </w:rPr>
              <w:fldChar w:fldCharType="separate"/>
            </w:r>
            <w:r>
              <w:rPr>
                <w:webHidden/>
              </w:rPr>
              <w:t>7</w:t>
            </w:r>
            <w:r w:rsidR="00F6725C">
              <w:rPr>
                <w:webHidden/>
              </w:rPr>
              <w:fldChar w:fldCharType="end"/>
            </w:r>
          </w:hyperlink>
        </w:p>
        <w:p w14:paraId="5983ABAA" w14:textId="77777777" w:rsidR="00F6725C" w:rsidRDefault="00C50A6A">
          <w:pPr>
            <w:pStyle w:val="TOC1"/>
            <w:rPr>
              <w:b w:val="0"/>
              <w:color w:val="auto"/>
              <w:sz w:val="22"/>
              <w:lang w:val="nl-NL"/>
            </w:rPr>
          </w:pPr>
          <w:hyperlink w:anchor="_Toc523937" w:history="1">
            <w:r w:rsidR="00F6725C" w:rsidRPr="007718C1">
              <w:rPr>
                <w:rStyle w:val="Hyperlink"/>
              </w:rPr>
              <w:t>4.</w:t>
            </w:r>
            <w:r w:rsidR="00F6725C">
              <w:rPr>
                <w:b w:val="0"/>
                <w:color w:val="auto"/>
                <w:sz w:val="22"/>
                <w:lang w:val="nl-NL"/>
              </w:rPr>
              <w:tab/>
            </w:r>
            <w:r w:rsidR="00F6725C" w:rsidRPr="007718C1">
              <w:rPr>
                <w:rStyle w:val="Hyperlink"/>
              </w:rPr>
              <w:t>Begrippenlijst</w:t>
            </w:r>
            <w:r w:rsidR="00F6725C">
              <w:rPr>
                <w:webHidden/>
              </w:rPr>
              <w:tab/>
            </w:r>
            <w:r w:rsidR="00F6725C">
              <w:rPr>
                <w:webHidden/>
              </w:rPr>
              <w:fldChar w:fldCharType="begin"/>
            </w:r>
            <w:r w:rsidR="00F6725C">
              <w:rPr>
                <w:webHidden/>
              </w:rPr>
              <w:instrText xml:space="preserve"> PAGEREF _Toc523937 \h </w:instrText>
            </w:r>
            <w:r w:rsidR="00F6725C">
              <w:rPr>
                <w:webHidden/>
              </w:rPr>
            </w:r>
            <w:r w:rsidR="00F6725C">
              <w:rPr>
                <w:webHidden/>
              </w:rPr>
              <w:fldChar w:fldCharType="separate"/>
            </w:r>
            <w:r>
              <w:rPr>
                <w:webHidden/>
              </w:rPr>
              <w:t>8</w:t>
            </w:r>
            <w:r w:rsidR="00F6725C">
              <w:rPr>
                <w:webHidden/>
              </w:rPr>
              <w:fldChar w:fldCharType="end"/>
            </w:r>
          </w:hyperlink>
        </w:p>
        <w:p w14:paraId="2B5D8016" w14:textId="77777777" w:rsidR="00F6725C" w:rsidRDefault="00C50A6A">
          <w:pPr>
            <w:pStyle w:val="TOC1"/>
            <w:rPr>
              <w:b w:val="0"/>
              <w:color w:val="auto"/>
              <w:sz w:val="22"/>
              <w:lang w:val="nl-NL"/>
            </w:rPr>
          </w:pPr>
          <w:hyperlink w:anchor="_Toc523938" w:history="1">
            <w:r w:rsidR="00F6725C" w:rsidRPr="007718C1">
              <w:rPr>
                <w:rStyle w:val="Hyperlink"/>
              </w:rPr>
              <w:t>5.</w:t>
            </w:r>
            <w:r w:rsidR="00F6725C">
              <w:rPr>
                <w:b w:val="0"/>
                <w:color w:val="auto"/>
                <w:sz w:val="22"/>
                <w:lang w:val="nl-NL"/>
              </w:rPr>
              <w:tab/>
            </w:r>
            <w:r w:rsidR="00F6725C" w:rsidRPr="007718C1">
              <w:rPr>
                <w:rStyle w:val="Hyperlink"/>
              </w:rPr>
              <w:t>Projectopdracht</w:t>
            </w:r>
            <w:r w:rsidR="00F6725C">
              <w:rPr>
                <w:webHidden/>
              </w:rPr>
              <w:tab/>
            </w:r>
            <w:r w:rsidR="00F6725C">
              <w:rPr>
                <w:webHidden/>
              </w:rPr>
              <w:fldChar w:fldCharType="begin"/>
            </w:r>
            <w:r w:rsidR="00F6725C">
              <w:rPr>
                <w:webHidden/>
              </w:rPr>
              <w:instrText xml:space="preserve"> PAGEREF _Toc523938 \h </w:instrText>
            </w:r>
            <w:r w:rsidR="00F6725C">
              <w:rPr>
                <w:webHidden/>
              </w:rPr>
            </w:r>
            <w:r w:rsidR="00F6725C">
              <w:rPr>
                <w:webHidden/>
              </w:rPr>
              <w:fldChar w:fldCharType="separate"/>
            </w:r>
            <w:r>
              <w:rPr>
                <w:webHidden/>
              </w:rPr>
              <w:t>9</w:t>
            </w:r>
            <w:r w:rsidR="00F6725C">
              <w:rPr>
                <w:webHidden/>
              </w:rPr>
              <w:fldChar w:fldCharType="end"/>
            </w:r>
          </w:hyperlink>
        </w:p>
        <w:p w14:paraId="3D0791FA" w14:textId="77777777" w:rsidR="00F6725C" w:rsidRDefault="00C50A6A">
          <w:pPr>
            <w:pStyle w:val="TOC2"/>
            <w:rPr>
              <w:rFonts w:eastAsiaTheme="minorEastAsia"/>
              <w:color w:val="auto"/>
              <w:sz w:val="22"/>
              <w:szCs w:val="22"/>
              <w:lang w:val="nl-NL" w:eastAsia="nl-NL"/>
            </w:rPr>
          </w:pPr>
          <w:hyperlink w:anchor="_Toc523939" w:history="1">
            <w:r w:rsidR="00F6725C" w:rsidRPr="007718C1">
              <w:rPr>
                <w:rStyle w:val="Hyperlink"/>
              </w:rPr>
              <w:t>5.1</w:t>
            </w:r>
            <w:r w:rsidR="00F6725C">
              <w:rPr>
                <w:rFonts w:eastAsiaTheme="minorEastAsia"/>
                <w:color w:val="auto"/>
                <w:sz w:val="22"/>
                <w:szCs w:val="22"/>
                <w:lang w:val="nl-NL" w:eastAsia="nl-NL"/>
              </w:rPr>
              <w:tab/>
            </w:r>
            <w:r w:rsidR="00F6725C" w:rsidRPr="007718C1">
              <w:rPr>
                <w:rStyle w:val="Hyperlink"/>
              </w:rPr>
              <w:t>Opdrachtgever en opdrachtnemer</w:t>
            </w:r>
            <w:r w:rsidR="00F6725C">
              <w:rPr>
                <w:webHidden/>
              </w:rPr>
              <w:tab/>
            </w:r>
            <w:r w:rsidR="00F6725C">
              <w:rPr>
                <w:webHidden/>
              </w:rPr>
              <w:fldChar w:fldCharType="begin"/>
            </w:r>
            <w:r w:rsidR="00F6725C">
              <w:rPr>
                <w:webHidden/>
              </w:rPr>
              <w:instrText xml:space="preserve"> PAGEREF _Toc523939 \h </w:instrText>
            </w:r>
            <w:r w:rsidR="00F6725C">
              <w:rPr>
                <w:webHidden/>
              </w:rPr>
            </w:r>
            <w:r w:rsidR="00F6725C">
              <w:rPr>
                <w:webHidden/>
              </w:rPr>
              <w:fldChar w:fldCharType="separate"/>
            </w:r>
            <w:r>
              <w:rPr>
                <w:webHidden/>
              </w:rPr>
              <w:t>9</w:t>
            </w:r>
            <w:r w:rsidR="00F6725C">
              <w:rPr>
                <w:webHidden/>
              </w:rPr>
              <w:fldChar w:fldCharType="end"/>
            </w:r>
          </w:hyperlink>
        </w:p>
        <w:p w14:paraId="6677F052" w14:textId="77777777" w:rsidR="00F6725C" w:rsidRDefault="00C50A6A">
          <w:pPr>
            <w:pStyle w:val="TOC2"/>
            <w:rPr>
              <w:rFonts w:eastAsiaTheme="minorEastAsia"/>
              <w:color w:val="auto"/>
              <w:sz w:val="22"/>
              <w:szCs w:val="22"/>
              <w:lang w:val="nl-NL" w:eastAsia="nl-NL"/>
            </w:rPr>
          </w:pPr>
          <w:hyperlink w:anchor="_Toc523940" w:history="1">
            <w:r w:rsidR="00F6725C" w:rsidRPr="007718C1">
              <w:rPr>
                <w:rStyle w:val="Hyperlink"/>
              </w:rPr>
              <w:t>5.2</w:t>
            </w:r>
            <w:r w:rsidR="00F6725C">
              <w:rPr>
                <w:rFonts w:eastAsiaTheme="minorEastAsia"/>
                <w:color w:val="auto"/>
                <w:sz w:val="22"/>
                <w:szCs w:val="22"/>
                <w:lang w:val="nl-NL" w:eastAsia="nl-NL"/>
              </w:rPr>
              <w:tab/>
            </w:r>
            <w:r w:rsidR="00F6725C" w:rsidRPr="007718C1">
              <w:rPr>
                <w:rStyle w:val="Hyperlink"/>
              </w:rPr>
              <w:t>Opdrachtdefinitie</w:t>
            </w:r>
            <w:r w:rsidR="00F6725C">
              <w:rPr>
                <w:webHidden/>
              </w:rPr>
              <w:tab/>
            </w:r>
            <w:r w:rsidR="00F6725C">
              <w:rPr>
                <w:webHidden/>
              </w:rPr>
              <w:fldChar w:fldCharType="begin"/>
            </w:r>
            <w:r w:rsidR="00F6725C">
              <w:rPr>
                <w:webHidden/>
              </w:rPr>
              <w:instrText xml:space="preserve"> PAGEREF _Toc523940 \h </w:instrText>
            </w:r>
            <w:r w:rsidR="00F6725C">
              <w:rPr>
                <w:webHidden/>
              </w:rPr>
            </w:r>
            <w:r w:rsidR="00F6725C">
              <w:rPr>
                <w:webHidden/>
              </w:rPr>
              <w:fldChar w:fldCharType="separate"/>
            </w:r>
            <w:r>
              <w:rPr>
                <w:webHidden/>
              </w:rPr>
              <w:t>9</w:t>
            </w:r>
            <w:r w:rsidR="00F6725C">
              <w:rPr>
                <w:webHidden/>
              </w:rPr>
              <w:fldChar w:fldCharType="end"/>
            </w:r>
          </w:hyperlink>
        </w:p>
        <w:p w14:paraId="224B6517" w14:textId="77777777" w:rsidR="00F6725C" w:rsidRDefault="00C50A6A">
          <w:pPr>
            <w:pStyle w:val="TOC2"/>
            <w:rPr>
              <w:rFonts w:eastAsiaTheme="minorEastAsia"/>
              <w:color w:val="auto"/>
              <w:sz w:val="22"/>
              <w:szCs w:val="22"/>
              <w:lang w:val="nl-NL" w:eastAsia="nl-NL"/>
            </w:rPr>
          </w:pPr>
          <w:hyperlink w:anchor="_Toc523941" w:history="1">
            <w:r w:rsidR="00F6725C" w:rsidRPr="007718C1">
              <w:rPr>
                <w:rStyle w:val="Hyperlink"/>
              </w:rPr>
              <w:t>5.3</w:t>
            </w:r>
            <w:r w:rsidR="00F6725C">
              <w:rPr>
                <w:rFonts w:eastAsiaTheme="minorEastAsia"/>
                <w:color w:val="auto"/>
                <w:sz w:val="22"/>
                <w:szCs w:val="22"/>
                <w:lang w:val="nl-NL" w:eastAsia="nl-NL"/>
              </w:rPr>
              <w:tab/>
            </w:r>
            <w:r w:rsidR="00F6725C" w:rsidRPr="007718C1">
              <w:rPr>
                <w:rStyle w:val="Hyperlink"/>
              </w:rPr>
              <w:t>Afbakening</w:t>
            </w:r>
            <w:r w:rsidR="00F6725C">
              <w:rPr>
                <w:webHidden/>
              </w:rPr>
              <w:tab/>
            </w:r>
            <w:r w:rsidR="00F6725C">
              <w:rPr>
                <w:webHidden/>
              </w:rPr>
              <w:fldChar w:fldCharType="begin"/>
            </w:r>
            <w:r w:rsidR="00F6725C">
              <w:rPr>
                <w:webHidden/>
              </w:rPr>
              <w:instrText xml:space="preserve"> PAGEREF _Toc523941 \h </w:instrText>
            </w:r>
            <w:r w:rsidR="00F6725C">
              <w:rPr>
                <w:webHidden/>
              </w:rPr>
            </w:r>
            <w:r w:rsidR="00F6725C">
              <w:rPr>
                <w:webHidden/>
              </w:rPr>
              <w:fldChar w:fldCharType="separate"/>
            </w:r>
            <w:r>
              <w:rPr>
                <w:webHidden/>
              </w:rPr>
              <w:t>10</w:t>
            </w:r>
            <w:r w:rsidR="00F6725C">
              <w:rPr>
                <w:webHidden/>
              </w:rPr>
              <w:fldChar w:fldCharType="end"/>
            </w:r>
          </w:hyperlink>
        </w:p>
        <w:p w14:paraId="4171DB07" w14:textId="77777777" w:rsidR="00F6725C" w:rsidRDefault="00C50A6A">
          <w:pPr>
            <w:pStyle w:val="TOC2"/>
            <w:rPr>
              <w:rFonts w:eastAsiaTheme="minorEastAsia"/>
              <w:color w:val="auto"/>
              <w:sz w:val="22"/>
              <w:szCs w:val="22"/>
              <w:lang w:val="nl-NL" w:eastAsia="nl-NL"/>
            </w:rPr>
          </w:pPr>
          <w:hyperlink w:anchor="_Toc523942" w:history="1">
            <w:r w:rsidR="00F6725C" w:rsidRPr="007718C1">
              <w:rPr>
                <w:rStyle w:val="Hyperlink"/>
              </w:rPr>
              <w:t>5.4</w:t>
            </w:r>
            <w:r w:rsidR="00F6725C">
              <w:rPr>
                <w:rFonts w:eastAsiaTheme="minorEastAsia"/>
                <w:color w:val="auto"/>
                <w:sz w:val="22"/>
                <w:szCs w:val="22"/>
                <w:lang w:val="nl-NL" w:eastAsia="nl-NL"/>
              </w:rPr>
              <w:tab/>
            </w:r>
            <w:r w:rsidR="00F6725C" w:rsidRPr="007718C1">
              <w:rPr>
                <w:rStyle w:val="Hyperlink"/>
              </w:rPr>
              <w:t>Afhankelijkheden</w:t>
            </w:r>
            <w:r w:rsidR="00F6725C">
              <w:rPr>
                <w:webHidden/>
              </w:rPr>
              <w:tab/>
            </w:r>
            <w:r w:rsidR="00F6725C">
              <w:rPr>
                <w:webHidden/>
              </w:rPr>
              <w:fldChar w:fldCharType="begin"/>
            </w:r>
            <w:r w:rsidR="00F6725C">
              <w:rPr>
                <w:webHidden/>
              </w:rPr>
              <w:instrText xml:space="preserve"> PAGEREF _Toc523942 \h </w:instrText>
            </w:r>
            <w:r w:rsidR="00F6725C">
              <w:rPr>
                <w:webHidden/>
              </w:rPr>
            </w:r>
            <w:r w:rsidR="00F6725C">
              <w:rPr>
                <w:webHidden/>
              </w:rPr>
              <w:fldChar w:fldCharType="separate"/>
            </w:r>
            <w:r>
              <w:rPr>
                <w:webHidden/>
              </w:rPr>
              <w:t>11</w:t>
            </w:r>
            <w:r w:rsidR="00F6725C">
              <w:rPr>
                <w:webHidden/>
              </w:rPr>
              <w:fldChar w:fldCharType="end"/>
            </w:r>
          </w:hyperlink>
        </w:p>
        <w:p w14:paraId="47EC73CF" w14:textId="77777777" w:rsidR="00F6725C" w:rsidRDefault="00C50A6A">
          <w:pPr>
            <w:pStyle w:val="TOC2"/>
            <w:rPr>
              <w:rFonts w:eastAsiaTheme="minorEastAsia"/>
              <w:color w:val="auto"/>
              <w:sz w:val="22"/>
              <w:szCs w:val="22"/>
              <w:lang w:val="nl-NL" w:eastAsia="nl-NL"/>
            </w:rPr>
          </w:pPr>
          <w:hyperlink w:anchor="_Toc523943" w:history="1">
            <w:r w:rsidR="00F6725C" w:rsidRPr="007718C1">
              <w:rPr>
                <w:rStyle w:val="Hyperlink"/>
              </w:rPr>
              <w:t>5.5</w:t>
            </w:r>
            <w:r w:rsidR="00F6725C">
              <w:rPr>
                <w:rFonts w:eastAsiaTheme="minorEastAsia"/>
                <w:color w:val="auto"/>
                <w:sz w:val="22"/>
                <w:szCs w:val="22"/>
                <w:lang w:val="nl-NL" w:eastAsia="nl-NL"/>
              </w:rPr>
              <w:tab/>
            </w:r>
            <w:r w:rsidR="00F6725C" w:rsidRPr="007718C1">
              <w:rPr>
                <w:rStyle w:val="Hyperlink"/>
              </w:rPr>
              <w:t>Randvoorwaarden</w:t>
            </w:r>
            <w:r w:rsidR="00F6725C">
              <w:rPr>
                <w:webHidden/>
              </w:rPr>
              <w:tab/>
            </w:r>
            <w:r w:rsidR="00F6725C">
              <w:rPr>
                <w:webHidden/>
              </w:rPr>
              <w:fldChar w:fldCharType="begin"/>
            </w:r>
            <w:r w:rsidR="00F6725C">
              <w:rPr>
                <w:webHidden/>
              </w:rPr>
              <w:instrText xml:space="preserve"> PAGEREF _Toc523943 \h </w:instrText>
            </w:r>
            <w:r w:rsidR="00F6725C">
              <w:rPr>
                <w:webHidden/>
              </w:rPr>
            </w:r>
            <w:r w:rsidR="00F6725C">
              <w:rPr>
                <w:webHidden/>
              </w:rPr>
              <w:fldChar w:fldCharType="separate"/>
            </w:r>
            <w:r>
              <w:rPr>
                <w:webHidden/>
              </w:rPr>
              <w:t>11</w:t>
            </w:r>
            <w:r w:rsidR="00F6725C">
              <w:rPr>
                <w:webHidden/>
              </w:rPr>
              <w:fldChar w:fldCharType="end"/>
            </w:r>
          </w:hyperlink>
        </w:p>
        <w:p w14:paraId="5523A4FD" w14:textId="77777777" w:rsidR="00F6725C" w:rsidRDefault="00C50A6A">
          <w:pPr>
            <w:pStyle w:val="TOC2"/>
            <w:rPr>
              <w:rFonts w:eastAsiaTheme="minorEastAsia"/>
              <w:color w:val="auto"/>
              <w:sz w:val="22"/>
              <w:szCs w:val="22"/>
              <w:lang w:val="nl-NL" w:eastAsia="nl-NL"/>
            </w:rPr>
          </w:pPr>
          <w:hyperlink w:anchor="_Toc523944" w:history="1">
            <w:r w:rsidR="00F6725C" w:rsidRPr="007718C1">
              <w:rPr>
                <w:rStyle w:val="Hyperlink"/>
              </w:rPr>
              <w:t>5.6</w:t>
            </w:r>
            <w:r w:rsidR="00F6725C">
              <w:rPr>
                <w:rFonts w:eastAsiaTheme="minorEastAsia"/>
                <w:color w:val="auto"/>
                <w:sz w:val="22"/>
                <w:szCs w:val="22"/>
                <w:lang w:val="nl-NL" w:eastAsia="nl-NL"/>
              </w:rPr>
              <w:tab/>
            </w:r>
            <w:r w:rsidR="00F6725C" w:rsidRPr="007718C1">
              <w:rPr>
                <w:rStyle w:val="Hyperlink"/>
              </w:rPr>
              <w:t>Onderzoeksvragen</w:t>
            </w:r>
            <w:r w:rsidR="00F6725C">
              <w:rPr>
                <w:webHidden/>
              </w:rPr>
              <w:tab/>
            </w:r>
            <w:r w:rsidR="00F6725C">
              <w:rPr>
                <w:webHidden/>
              </w:rPr>
              <w:fldChar w:fldCharType="begin"/>
            </w:r>
            <w:r w:rsidR="00F6725C">
              <w:rPr>
                <w:webHidden/>
              </w:rPr>
              <w:instrText xml:space="preserve"> PAGEREF _Toc523944 \h </w:instrText>
            </w:r>
            <w:r w:rsidR="00F6725C">
              <w:rPr>
                <w:webHidden/>
              </w:rPr>
            </w:r>
            <w:r w:rsidR="00F6725C">
              <w:rPr>
                <w:webHidden/>
              </w:rPr>
              <w:fldChar w:fldCharType="separate"/>
            </w:r>
            <w:r>
              <w:rPr>
                <w:webHidden/>
              </w:rPr>
              <w:t>11</w:t>
            </w:r>
            <w:r w:rsidR="00F6725C">
              <w:rPr>
                <w:webHidden/>
              </w:rPr>
              <w:fldChar w:fldCharType="end"/>
            </w:r>
          </w:hyperlink>
        </w:p>
        <w:p w14:paraId="537D611D" w14:textId="77777777" w:rsidR="00F6725C" w:rsidRDefault="00C50A6A">
          <w:pPr>
            <w:pStyle w:val="TOC2"/>
            <w:rPr>
              <w:rFonts w:eastAsiaTheme="minorEastAsia"/>
              <w:color w:val="auto"/>
              <w:sz w:val="22"/>
              <w:szCs w:val="22"/>
              <w:lang w:val="nl-NL" w:eastAsia="nl-NL"/>
            </w:rPr>
          </w:pPr>
          <w:hyperlink w:anchor="_Toc523945" w:history="1">
            <w:r w:rsidR="00F6725C" w:rsidRPr="007718C1">
              <w:rPr>
                <w:rStyle w:val="Hyperlink"/>
              </w:rPr>
              <w:t>5.7</w:t>
            </w:r>
            <w:r w:rsidR="00F6725C">
              <w:rPr>
                <w:rFonts w:eastAsiaTheme="minorEastAsia"/>
                <w:color w:val="auto"/>
                <w:sz w:val="22"/>
                <w:szCs w:val="22"/>
                <w:lang w:val="nl-NL" w:eastAsia="nl-NL"/>
              </w:rPr>
              <w:tab/>
            </w:r>
            <w:r w:rsidR="00F6725C" w:rsidRPr="007718C1">
              <w:rPr>
                <w:rStyle w:val="Hyperlink"/>
              </w:rPr>
              <w:t>Eindproducten / opleveringen</w:t>
            </w:r>
            <w:r w:rsidR="00F6725C">
              <w:rPr>
                <w:webHidden/>
              </w:rPr>
              <w:tab/>
            </w:r>
            <w:r w:rsidR="00F6725C">
              <w:rPr>
                <w:webHidden/>
              </w:rPr>
              <w:fldChar w:fldCharType="begin"/>
            </w:r>
            <w:r w:rsidR="00F6725C">
              <w:rPr>
                <w:webHidden/>
              </w:rPr>
              <w:instrText xml:space="preserve"> PAGEREF _Toc523945 \h </w:instrText>
            </w:r>
            <w:r w:rsidR="00F6725C">
              <w:rPr>
                <w:webHidden/>
              </w:rPr>
            </w:r>
            <w:r w:rsidR="00F6725C">
              <w:rPr>
                <w:webHidden/>
              </w:rPr>
              <w:fldChar w:fldCharType="separate"/>
            </w:r>
            <w:r>
              <w:rPr>
                <w:webHidden/>
              </w:rPr>
              <w:t>13</w:t>
            </w:r>
            <w:r w:rsidR="00F6725C">
              <w:rPr>
                <w:webHidden/>
              </w:rPr>
              <w:fldChar w:fldCharType="end"/>
            </w:r>
          </w:hyperlink>
        </w:p>
        <w:p w14:paraId="0C038242" w14:textId="77777777" w:rsidR="00F6725C" w:rsidRDefault="00C50A6A">
          <w:pPr>
            <w:pStyle w:val="TOC3"/>
            <w:tabs>
              <w:tab w:val="left" w:pos="1985"/>
            </w:tabs>
            <w:rPr>
              <w:rFonts w:eastAsiaTheme="minorEastAsia"/>
              <w:color w:val="auto"/>
              <w:sz w:val="22"/>
              <w:szCs w:val="22"/>
              <w:lang w:val="nl-NL" w:eastAsia="nl-NL"/>
            </w:rPr>
          </w:pPr>
          <w:hyperlink w:anchor="_Toc523946" w:history="1">
            <w:r w:rsidR="00F6725C" w:rsidRPr="007718C1">
              <w:rPr>
                <w:rStyle w:val="Hyperlink"/>
              </w:rPr>
              <w:t>5.7.1</w:t>
            </w:r>
            <w:r w:rsidR="00F6725C">
              <w:rPr>
                <w:rFonts w:eastAsiaTheme="minorEastAsia"/>
                <w:color w:val="auto"/>
                <w:sz w:val="22"/>
                <w:szCs w:val="22"/>
                <w:lang w:val="nl-NL" w:eastAsia="nl-NL"/>
              </w:rPr>
              <w:tab/>
            </w:r>
            <w:r w:rsidR="00F6725C" w:rsidRPr="007718C1">
              <w:rPr>
                <w:rStyle w:val="Hyperlink"/>
              </w:rPr>
              <w:t>Product Breakdown Structure</w:t>
            </w:r>
            <w:r w:rsidR="00F6725C">
              <w:rPr>
                <w:webHidden/>
              </w:rPr>
              <w:tab/>
            </w:r>
            <w:r w:rsidR="00F6725C">
              <w:rPr>
                <w:webHidden/>
              </w:rPr>
              <w:fldChar w:fldCharType="begin"/>
            </w:r>
            <w:r w:rsidR="00F6725C">
              <w:rPr>
                <w:webHidden/>
              </w:rPr>
              <w:instrText xml:space="preserve"> PAGEREF _Toc523946 \h </w:instrText>
            </w:r>
            <w:r w:rsidR="00F6725C">
              <w:rPr>
                <w:webHidden/>
              </w:rPr>
            </w:r>
            <w:r w:rsidR="00F6725C">
              <w:rPr>
                <w:webHidden/>
              </w:rPr>
              <w:fldChar w:fldCharType="separate"/>
            </w:r>
            <w:r>
              <w:rPr>
                <w:webHidden/>
              </w:rPr>
              <w:t>13</w:t>
            </w:r>
            <w:r w:rsidR="00F6725C">
              <w:rPr>
                <w:webHidden/>
              </w:rPr>
              <w:fldChar w:fldCharType="end"/>
            </w:r>
          </w:hyperlink>
        </w:p>
        <w:p w14:paraId="7DA8E6F4" w14:textId="77777777" w:rsidR="00F6725C" w:rsidRDefault="00C50A6A">
          <w:pPr>
            <w:pStyle w:val="TOC3"/>
            <w:tabs>
              <w:tab w:val="left" w:pos="1985"/>
            </w:tabs>
            <w:rPr>
              <w:rFonts w:eastAsiaTheme="minorEastAsia"/>
              <w:color w:val="auto"/>
              <w:sz w:val="22"/>
              <w:szCs w:val="22"/>
              <w:lang w:val="nl-NL" w:eastAsia="nl-NL"/>
            </w:rPr>
          </w:pPr>
          <w:hyperlink w:anchor="_Toc523947" w:history="1">
            <w:r w:rsidR="00F6725C" w:rsidRPr="007718C1">
              <w:rPr>
                <w:rStyle w:val="Hyperlink"/>
              </w:rPr>
              <w:t>5.7.2</w:t>
            </w:r>
            <w:r w:rsidR="00F6725C">
              <w:rPr>
                <w:rFonts w:eastAsiaTheme="minorEastAsia"/>
                <w:color w:val="auto"/>
                <w:sz w:val="22"/>
                <w:szCs w:val="22"/>
                <w:lang w:val="nl-NL" w:eastAsia="nl-NL"/>
              </w:rPr>
              <w:tab/>
            </w:r>
            <w:r w:rsidR="00F6725C" w:rsidRPr="007718C1">
              <w:rPr>
                <w:rStyle w:val="Hyperlink"/>
              </w:rPr>
              <w:t>Beschrijving</w:t>
            </w:r>
            <w:r w:rsidR="00F6725C">
              <w:rPr>
                <w:webHidden/>
              </w:rPr>
              <w:tab/>
            </w:r>
            <w:r w:rsidR="00F6725C">
              <w:rPr>
                <w:webHidden/>
              </w:rPr>
              <w:fldChar w:fldCharType="begin"/>
            </w:r>
            <w:r w:rsidR="00F6725C">
              <w:rPr>
                <w:webHidden/>
              </w:rPr>
              <w:instrText xml:space="preserve"> PAGEREF _Toc523947 \h </w:instrText>
            </w:r>
            <w:r w:rsidR="00F6725C">
              <w:rPr>
                <w:webHidden/>
              </w:rPr>
            </w:r>
            <w:r w:rsidR="00F6725C">
              <w:rPr>
                <w:webHidden/>
              </w:rPr>
              <w:fldChar w:fldCharType="separate"/>
            </w:r>
            <w:r>
              <w:rPr>
                <w:webHidden/>
              </w:rPr>
              <w:t>13</w:t>
            </w:r>
            <w:r w:rsidR="00F6725C">
              <w:rPr>
                <w:webHidden/>
              </w:rPr>
              <w:fldChar w:fldCharType="end"/>
            </w:r>
          </w:hyperlink>
        </w:p>
        <w:p w14:paraId="53B11BB2" w14:textId="77777777" w:rsidR="00F6725C" w:rsidRDefault="00C50A6A">
          <w:pPr>
            <w:pStyle w:val="TOC3"/>
            <w:tabs>
              <w:tab w:val="left" w:pos="1985"/>
            </w:tabs>
            <w:rPr>
              <w:rFonts w:eastAsiaTheme="minorEastAsia"/>
              <w:color w:val="auto"/>
              <w:sz w:val="22"/>
              <w:szCs w:val="22"/>
              <w:lang w:val="nl-NL" w:eastAsia="nl-NL"/>
            </w:rPr>
          </w:pPr>
          <w:hyperlink w:anchor="_Toc523948" w:history="1">
            <w:r w:rsidR="00F6725C" w:rsidRPr="007718C1">
              <w:rPr>
                <w:rStyle w:val="Hyperlink"/>
              </w:rPr>
              <w:t>5.7.3</w:t>
            </w:r>
            <w:r w:rsidR="00F6725C">
              <w:rPr>
                <w:rFonts w:eastAsiaTheme="minorEastAsia"/>
                <w:color w:val="auto"/>
                <w:sz w:val="22"/>
                <w:szCs w:val="22"/>
                <w:lang w:val="nl-NL" w:eastAsia="nl-NL"/>
              </w:rPr>
              <w:tab/>
            </w:r>
            <w:r w:rsidR="00F6725C" w:rsidRPr="007718C1">
              <w:rPr>
                <w:rStyle w:val="Hyperlink"/>
              </w:rPr>
              <w:t>Opleveringen</w:t>
            </w:r>
            <w:r w:rsidR="00F6725C">
              <w:rPr>
                <w:webHidden/>
              </w:rPr>
              <w:tab/>
            </w:r>
            <w:r w:rsidR="00F6725C">
              <w:rPr>
                <w:webHidden/>
              </w:rPr>
              <w:fldChar w:fldCharType="begin"/>
            </w:r>
            <w:r w:rsidR="00F6725C">
              <w:rPr>
                <w:webHidden/>
              </w:rPr>
              <w:instrText xml:space="preserve"> PAGEREF _Toc523948 \h </w:instrText>
            </w:r>
            <w:r w:rsidR="00F6725C">
              <w:rPr>
                <w:webHidden/>
              </w:rPr>
            </w:r>
            <w:r w:rsidR="00F6725C">
              <w:rPr>
                <w:webHidden/>
              </w:rPr>
              <w:fldChar w:fldCharType="separate"/>
            </w:r>
            <w:r>
              <w:rPr>
                <w:webHidden/>
              </w:rPr>
              <w:t>14</w:t>
            </w:r>
            <w:r w:rsidR="00F6725C">
              <w:rPr>
                <w:webHidden/>
              </w:rPr>
              <w:fldChar w:fldCharType="end"/>
            </w:r>
          </w:hyperlink>
        </w:p>
        <w:p w14:paraId="4C805BA6" w14:textId="77777777" w:rsidR="00F6725C" w:rsidRDefault="00C50A6A">
          <w:pPr>
            <w:pStyle w:val="TOC2"/>
            <w:rPr>
              <w:rFonts w:eastAsiaTheme="minorEastAsia"/>
              <w:color w:val="auto"/>
              <w:sz w:val="22"/>
              <w:szCs w:val="22"/>
              <w:lang w:val="nl-NL" w:eastAsia="nl-NL"/>
            </w:rPr>
          </w:pPr>
          <w:hyperlink w:anchor="_Toc523949" w:history="1">
            <w:r w:rsidR="00F6725C" w:rsidRPr="007718C1">
              <w:rPr>
                <w:rStyle w:val="Hyperlink"/>
              </w:rPr>
              <w:t>5.8</w:t>
            </w:r>
            <w:r w:rsidR="00F6725C">
              <w:rPr>
                <w:rFonts w:eastAsiaTheme="minorEastAsia"/>
                <w:color w:val="auto"/>
                <w:sz w:val="22"/>
                <w:szCs w:val="22"/>
                <w:lang w:val="nl-NL" w:eastAsia="nl-NL"/>
              </w:rPr>
              <w:tab/>
            </w:r>
            <w:r w:rsidR="00F6725C" w:rsidRPr="007718C1">
              <w:rPr>
                <w:rStyle w:val="Hyperlink"/>
              </w:rPr>
              <w:t>Kwaliteitseisen</w:t>
            </w:r>
            <w:r w:rsidR="00F6725C">
              <w:rPr>
                <w:webHidden/>
              </w:rPr>
              <w:tab/>
            </w:r>
            <w:r w:rsidR="00F6725C">
              <w:rPr>
                <w:webHidden/>
              </w:rPr>
              <w:fldChar w:fldCharType="begin"/>
            </w:r>
            <w:r w:rsidR="00F6725C">
              <w:rPr>
                <w:webHidden/>
              </w:rPr>
              <w:instrText xml:space="preserve"> PAGEREF _Toc523949 \h </w:instrText>
            </w:r>
            <w:r w:rsidR="00F6725C">
              <w:rPr>
                <w:webHidden/>
              </w:rPr>
            </w:r>
            <w:r w:rsidR="00F6725C">
              <w:rPr>
                <w:webHidden/>
              </w:rPr>
              <w:fldChar w:fldCharType="separate"/>
            </w:r>
            <w:r>
              <w:rPr>
                <w:webHidden/>
              </w:rPr>
              <w:t>14</w:t>
            </w:r>
            <w:r w:rsidR="00F6725C">
              <w:rPr>
                <w:webHidden/>
              </w:rPr>
              <w:fldChar w:fldCharType="end"/>
            </w:r>
          </w:hyperlink>
        </w:p>
        <w:p w14:paraId="7348BCED" w14:textId="77777777" w:rsidR="00F6725C" w:rsidRDefault="00C50A6A">
          <w:pPr>
            <w:pStyle w:val="TOC2"/>
            <w:rPr>
              <w:rFonts w:eastAsiaTheme="minorEastAsia"/>
              <w:color w:val="auto"/>
              <w:sz w:val="22"/>
              <w:szCs w:val="22"/>
              <w:lang w:val="nl-NL" w:eastAsia="nl-NL"/>
            </w:rPr>
          </w:pPr>
          <w:hyperlink w:anchor="_Toc523950" w:history="1">
            <w:r w:rsidR="00F6725C" w:rsidRPr="007718C1">
              <w:rPr>
                <w:rStyle w:val="Hyperlink"/>
              </w:rPr>
              <w:t>5.9</w:t>
            </w:r>
            <w:r w:rsidR="00F6725C">
              <w:rPr>
                <w:rFonts w:eastAsiaTheme="minorEastAsia"/>
                <w:color w:val="auto"/>
                <w:sz w:val="22"/>
                <w:szCs w:val="22"/>
                <w:lang w:val="nl-NL" w:eastAsia="nl-NL"/>
              </w:rPr>
              <w:tab/>
            </w:r>
            <w:r w:rsidR="00F6725C" w:rsidRPr="007718C1">
              <w:rPr>
                <w:rStyle w:val="Hyperlink"/>
              </w:rPr>
              <w:t>Uitgangspunten</w:t>
            </w:r>
            <w:r w:rsidR="00F6725C">
              <w:rPr>
                <w:webHidden/>
              </w:rPr>
              <w:tab/>
            </w:r>
            <w:r w:rsidR="00F6725C">
              <w:rPr>
                <w:webHidden/>
              </w:rPr>
              <w:fldChar w:fldCharType="begin"/>
            </w:r>
            <w:r w:rsidR="00F6725C">
              <w:rPr>
                <w:webHidden/>
              </w:rPr>
              <w:instrText xml:space="preserve"> PAGEREF _Toc523950 \h </w:instrText>
            </w:r>
            <w:r w:rsidR="00F6725C">
              <w:rPr>
                <w:webHidden/>
              </w:rPr>
            </w:r>
            <w:r w:rsidR="00F6725C">
              <w:rPr>
                <w:webHidden/>
              </w:rPr>
              <w:fldChar w:fldCharType="separate"/>
            </w:r>
            <w:r>
              <w:rPr>
                <w:webHidden/>
              </w:rPr>
              <w:t>15</w:t>
            </w:r>
            <w:r w:rsidR="00F6725C">
              <w:rPr>
                <w:webHidden/>
              </w:rPr>
              <w:fldChar w:fldCharType="end"/>
            </w:r>
          </w:hyperlink>
        </w:p>
        <w:p w14:paraId="4884D731" w14:textId="77777777" w:rsidR="00F6725C" w:rsidRDefault="00C50A6A">
          <w:pPr>
            <w:pStyle w:val="TOC1"/>
            <w:rPr>
              <w:b w:val="0"/>
              <w:color w:val="auto"/>
              <w:sz w:val="22"/>
              <w:lang w:val="nl-NL"/>
            </w:rPr>
          </w:pPr>
          <w:hyperlink w:anchor="_Toc523951" w:history="1">
            <w:r w:rsidR="00F6725C" w:rsidRPr="007718C1">
              <w:rPr>
                <w:rStyle w:val="Hyperlink"/>
              </w:rPr>
              <w:t>6.</w:t>
            </w:r>
            <w:r w:rsidR="00F6725C">
              <w:rPr>
                <w:b w:val="0"/>
                <w:color w:val="auto"/>
                <w:sz w:val="22"/>
                <w:lang w:val="nl-NL"/>
              </w:rPr>
              <w:tab/>
            </w:r>
            <w:r w:rsidR="00F6725C" w:rsidRPr="007718C1">
              <w:rPr>
                <w:rStyle w:val="Hyperlink"/>
              </w:rPr>
              <w:t>Financiën en Risico’s</w:t>
            </w:r>
            <w:r w:rsidR="00F6725C">
              <w:rPr>
                <w:webHidden/>
              </w:rPr>
              <w:tab/>
            </w:r>
            <w:r w:rsidR="00F6725C">
              <w:rPr>
                <w:webHidden/>
              </w:rPr>
              <w:fldChar w:fldCharType="begin"/>
            </w:r>
            <w:r w:rsidR="00F6725C">
              <w:rPr>
                <w:webHidden/>
              </w:rPr>
              <w:instrText xml:space="preserve"> PAGEREF _Toc523951 \h </w:instrText>
            </w:r>
            <w:r w:rsidR="00F6725C">
              <w:rPr>
                <w:webHidden/>
              </w:rPr>
            </w:r>
            <w:r w:rsidR="00F6725C">
              <w:rPr>
                <w:webHidden/>
              </w:rPr>
              <w:fldChar w:fldCharType="separate"/>
            </w:r>
            <w:r>
              <w:rPr>
                <w:webHidden/>
              </w:rPr>
              <w:t>16</w:t>
            </w:r>
            <w:r w:rsidR="00F6725C">
              <w:rPr>
                <w:webHidden/>
              </w:rPr>
              <w:fldChar w:fldCharType="end"/>
            </w:r>
          </w:hyperlink>
        </w:p>
        <w:p w14:paraId="2B405FD3" w14:textId="77777777" w:rsidR="00F6725C" w:rsidRDefault="00C50A6A">
          <w:pPr>
            <w:pStyle w:val="TOC2"/>
            <w:rPr>
              <w:rFonts w:eastAsiaTheme="minorEastAsia"/>
              <w:color w:val="auto"/>
              <w:sz w:val="22"/>
              <w:szCs w:val="22"/>
              <w:lang w:val="nl-NL" w:eastAsia="nl-NL"/>
            </w:rPr>
          </w:pPr>
          <w:hyperlink w:anchor="_Toc523952" w:history="1">
            <w:r w:rsidR="00F6725C" w:rsidRPr="007718C1">
              <w:rPr>
                <w:rStyle w:val="Hyperlink"/>
              </w:rPr>
              <w:t>6.1</w:t>
            </w:r>
            <w:r w:rsidR="00F6725C">
              <w:rPr>
                <w:rFonts w:eastAsiaTheme="minorEastAsia"/>
                <w:color w:val="auto"/>
                <w:sz w:val="22"/>
                <w:szCs w:val="22"/>
                <w:lang w:val="nl-NL" w:eastAsia="nl-NL"/>
              </w:rPr>
              <w:tab/>
            </w:r>
            <w:r w:rsidR="00F6725C" w:rsidRPr="007718C1">
              <w:rPr>
                <w:rStyle w:val="Hyperlink"/>
              </w:rPr>
              <w:t>Kostenbudget</w:t>
            </w:r>
            <w:r w:rsidR="00F6725C">
              <w:rPr>
                <w:webHidden/>
              </w:rPr>
              <w:tab/>
            </w:r>
            <w:r w:rsidR="00F6725C">
              <w:rPr>
                <w:webHidden/>
              </w:rPr>
              <w:fldChar w:fldCharType="begin"/>
            </w:r>
            <w:r w:rsidR="00F6725C">
              <w:rPr>
                <w:webHidden/>
              </w:rPr>
              <w:instrText xml:space="preserve"> PAGEREF _Toc523952 \h </w:instrText>
            </w:r>
            <w:r w:rsidR="00F6725C">
              <w:rPr>
                <w:webHidden/>
              </w:rPr>
            </w:r>
            <w:r w:rsidR="00F6725C">
              <w:rPr>
                <w:webHidden/>
              </w:rPr>
              <w:fldChar w:fldCharType="separate"/>
            </w:r>
            <w:r>
              <w:rPr>
                <w:webHidden/>
              </w:rPr>
              <w:t>16</w:t>
            </w:r>
            <w:r w:rsidR="00F6725C">
              <w:rPr>
                <w:webHidden/>
              </w:rPr>
              <w:fldChar w:fldCharType="end"/>
            </w:r>
          </w:hyperlink>
        </w:p>
        <w:p w14:paraId="5FA8E024" w14:textId="77777777" w:rsidR="00F6725C" w:rsidRDefault="00C50A6A">
          <w:pPr>
            <w:pStyle w:val="TOC2"/>
            <w:rPr>
              <w:rFonts w:eastAsiaTheme="minorEastAsia"/>
              <w:color w:val="auto"/>
              <w:sz w:val="22"/>
              <w:szCs w:val="22"/>
              <w:lang w:val="nl-NL" w:eastAsia="nl-NL"/>
            </w:rPr>
          </w:pPr>
          <w:hyperlink w:anchor="_Toc523953" w:history="1">
            <w:r w:rsidR="00F6725C" w:rsidRPr="007718C1">
              <w:rPr>
                <w:rStyle w:val="Hyperlink"/>
              </w:rPr>
              <w:t>6.2</w:t>
            </w:r>
            <w:r w:rsidR="00F6725C">
              <w:rPr>
                <w:rFonts w:eastAsiaTheme="minorEastAsia"/>
                <w:color w:val="auto"/>
                <w:sz w:val="22"/>
                <w:szCs w:val="22"/>
                <w:lang w:val="nl-NL" w:eastAsia="nl-NL"/>
              </w:rPr>
              <w:tab/>
            </w:r>
            <w:r w:rsidR="00F6725C" w:rsidRPr="007718C1">
              <w:rPr>
                <w:rStyle w:val="Hyperlink"/>
              </w:rPr>
              <w:t>Risico’s en uitwijk activiteiten</w:t>
            </w:r>
            <w:r w:rsidR="00F6725C">
              <w:rPr>
                <w:webHidden/>
              </w:rPr>
              <w:tab/>
            </w:r>
            <w:r w:rsidR="00F6725C">
              <w:rPr>
                <w:webHidden/>
              </w:rPr>
              <w:fldChar w:fldCharType="begin"/>
            </w:r>
            <w:r w:rsidR="00F6725C">
              <w:rPr>
                <w:webHidden/>
              </w:rPr>
              <w:instrText xml:space="preserve"> PAGEREF _Toc523953 \h </w:instrText>
            </w:r>
            <w:r w:rsidR="00F6725C">
              <w:rPr>
                <w:webHidden/>
              </w:rPr>
            </w:r>
            <w:r w:rsidR="00F6725C">
              <w:rPr>
                <w:webHidden/>
              </w:rPr>
              <w:fldChar w:fldCharType="separate"/>
            </w:r>
            <w:r>
              <w:rPr>
                <w:webHidden/>
              </w:rPr>
              <w:t>16</w:t>
            </w:r>
            <w:r w:rsidR="00F6725C">
              <w:rPr>
                <w:webHidden/>
              </w:rPr>
              <w:fldChar w:fldCharType="end"/>
            </w:r>
          </w:hyperlink>
        </w:p>
        <w:p w14:paraId="6CABB1A6" w14:textId="77777777" w:rsidR="00F6725C" w:rsidRDefault="00C50A6A">
          <w:pPr>
            <w:pStyle w:val="TOC1"/>
            <w:rPr>
              <w:b w:val="0"/>
              <w:color w:val="auto"/>
              <w:sz w:val="22"/>
              <w:lang w:val="nl-NL"/>
            </w:rPr>
          </w:pPr>
          <w:hyperlink w:anchor="_Toc523954" w:history="1">
            <w:r w:rsidR="00F6725C" w:rsidRPr="007718C1">
              <w:rPr>
                <w:rStyle w:val="Hyperlink"/>
              </w:rPr>
              <w:t>7.</w:t>
            </w:r>
            <w:r w:rsidR="00F6725C">
              <w:rPr>
                <w:b w:val="0"/>
                <w:color w:val="auto"/>
                <w:sz w:val="22"/>
                <w:lang w:val="nl-NL"/>
              </w:rPr>
              <w:tab/>
            </w:r>
            <w:r w:rsidR="00F6725C" w:rsidRPr="007718C1">
              <w:rPr>
                <w:rStyle w:val="Hyperlink"/>
              </w:rPr>
              <w:t>Aanpak</w:t>
            </w:r>
            <w:r w:rsidR="00F6725C">
              <w:rPr>
                <w:webHidden/>
              </w:rPr>
              <w:tab/>
            </w:r>
            <w:r w:rsidR="00F6725C">
              <w:rPr>
                <w:webHidden/>
              </w:rPr>
              <w:fldChar w:fldCharType="begin"/>
            </w:r>
            <w:r w:rsidR="00F6725C">
              <w:rPr>
                <w:webHidden/>
              </w:rPr>
              <w:instrText xml:space="preserve"> PAGEREF _Toc523954 \h </w:instrText>
            </w:r>
            <w:r w:rsidR="00F6725C">
              <w:rPr>
                <w:webHidden/>
              </w:rPr>
            </w:r>
            <w:r w:rsidR="00F6725C">
              <w:rPr>
                <w:webHidden/>
              </w:rPr>
              <w:fldChar w:fldCharType="separate"/>
            </w:r>
            <w:r>
              <w:rPr>
                <w:webHidden/>
              </w:rPr>
              <w:t>17</w:t>
            </w:r>
            <w:r w:rsidR="00F6725C">
              <w:rPr>
                <w:webHidden/>
              </w:rPr>
              <w:fldChar w:fldCharType="end"/>
            </w:r>
          </w:hyperlink>
        </w:p>
        <w:p w14:paraId="11CB0EB7" w14:textId="77777777" w:rsidR="00F6725C" w:rsidRDefault="00C50A6A">
          <w:pPr>
            <w:pStyle w:val="TOC2"/>
            <w:rPr>
              <w:rFonts w:eastAsiaTheme="minorEastAsia"/>
              <w:color w:val="auto"/>
              <w:sz w:val="22"/>
              <w:szCs w:val="22"/>
              <w:lang w:val="nl-NL" w:eastAsia="nl-NL"/>
            </w:rPr>
          </w:pPr>
          <w:hyperlink w:anchor="_Toc523955" w:history="1">
            <w:r w:rsidR="00F6725C" w:rsidRPr="007718C1">
              <w:rPr>
                <w:rStyle w:val="Hyperlink"/>
              </w:rPr>
              <w:t>7.1</w:t>
            </w:r>
            <w:r w:rsidR="00F6725C">
              <w:rPr>
                <w:rFonts w:eastAsiaTheme="minorEastAsia"/>
                <w:color w:val="auto"/>
                <w:sz w:val="22"/>
                <w:szCs w:val="22"/>
                <w:lang w:val="nl-NL" w:eastAsia="nl-NL"/>
              </w:rPr>
              <w:tab/>
            </w:r>
            <w:r w:rsidR="00F6725C" w:rsidRPr="007718C1">
              <w:rPr>
                <w:rStyle w:val="Hyperlink"/>
              </w:rPr>
              <w:t>Fases</w:t>
            </w:r>
            <w:r w:rsidR="00F6725C">
              <w:rPr>
                <w:webHidden/>
              </w:rPr>
              <w:tab/>
            </w:r>
            <w:r w:rsidR="00F6725C">
              <w:rPr>
                <w:webHidden/>
              </w:rPr>
              <w:fldChar w:fldCharType="begin"/>
            </w:r>
            <w:r w:rsidR="00F6725C">
              <w:rPr>
                <w:webHidden/>
              </w:rPr>
              <w:instrText xml:space="preserve"> PAGEREF _Toc523955 \h </w:instrText>
            </w:r>
            <w:r w:rsidR="00F6725C">
              <w:rPr>
                <w:webHidden/>
              </w:rPr>
            </w:r>
            <w:r w:rsidR="00F6725C">
              <w:rPr>
                <w:webHidden/>
              </w:rPr>
              <w:fldChar w:fldCharType="separate"/>
            </w:r>
            <w:r>
              <w:rPr>
                <w:webHidden/>
              </w:rPr>
              <w:t>17</w:t>
            </w:r>
            <w:r w:rsidR="00F6725C">
              <w:rPr>
                <w:webHidden/>
              </w:rPr>
              <w:fldChar w:fldCharType="end"/>
            </w:r>
          </w:hyperlink>
        </w:p>
        <w:p w14:paraId="36003B0D" w14:textId="77777777" w:rsidR="00F6725C" w:rsidRDefault="00C50A6A">
          <w:pPr>
            <w:pStyle w:val="TOC3"/>
            <w:tabs>
              <w:tab w:val="left" w:pos="1985"/>
            </w:tabs>
            <w:rPr>
              <w:rFonts w:eastAsiaTheme="minorEastAsia"/>
              <w:color w:val="auto"/>
              <w:sz w:val="22"/>
              <w:szCs w:val="22"/>
              <w:lang w:val="nl-NL" w:eastAsia="nl-NL"/>
            </w:rPr>
          </w:pPr>
          <w:hyperlink w:anchor="_Toc523956" w:history="1">
            <w:r w:rsidR="00F6725C" w:rsidRPr="007718C1">
              <w:rPr>
                <w:rStyle w:val="Hyperlink"/>
              </w:rPr>
              <w:t>7.1.1</w:t>
            </w:r>
            <w:r w:rsidR="00F6725C">
              <w:rPr>
                <w:rFonts w:eastAsiaTheme="minorEastAsia"/>
                <w:color w:val="auto"/>
                <w:sz w:val="22"/>
                <w:szCs w:val="22"/>
                <w:lang w:val="nl-NL" w:eastAsia="nl-NL"/>
              </w:rPr>
              <w:tab/>
            </w:r>
            <w:r w:rsidR="00F6725C" w:rsidRPr="007718C1">
              <w:rPr>
                <w:rStyle w:val="Hyperlink"/>
              </w:rPr>
              <w:t>Initialisatie- en onderzoeksfase</w:t>
            </w:r>
            <w:r w:rsidR="00F6725C">
              <w:rPr>
                <w:webHidden/>
              </w:rPr>
              <w:tab/>
            </w:r>
            <w:r w:rsidR="00F6725C">
              <w:rPr>
                <w:webHidden/>
              </w:rPr>
              <w:fldChar w:fldCharType="begin"/>
            </w:r>
            <w:r w:rsidR="00F6725C">
              <w:rPr>
                <w:webHidden/>
              </w:rPr>
              <w:instrText xml:space="preserve"> PAGEREF _Toc523956 \h </w:instrText>
            </w:r>
            <w:r w:rsidR="00F6725C">
              <w:rPr>
                <w:webHidden/>
              </w:rPr>
            </w:r>
            <w:r w:rsidR="00F6725C">
              <w:rPr>
                <w:webHidden/>
              </w:rPr>
              <w:fldChar w:fldCharType="separate"/>
            </w:r>
            <w:r>
              <w:rPr>
                <w:webHidden/>
              </w:rPr>
              <w:t>17</w:t>
            </w:r>
            <w:r w:rsidR="00F6725C">
              <w:rPr>
                <w:webHidden/>
              </w:rPr>
              <w:fldChar w:fldCharType="end"/>
            </w:r>
          </w:hyperlink>
        </w:p>
        <w:p w14:paraId="41E640E2" w14:textId="77777777" w:rsidR="00F6725C" w:rsidRDefault="00C50A6A">
          <w:pPr>
            <w:pStyle w:val="TOC3"/>
            <w:tabs>
              <w:tab w:val="left" w:pos="1985"/>
            </w:tabs>
            <w:rPr>
              <w:rFonts w:eastAsiaTheme="minorEastAsia"/>
              <w:color w:val="auto"/>
              <w:sz w:val="22"/>
              <w:szCs w:val="22"/>
              <w:lang w:val="nl-NL" w:eastAsia="nl-NL"/>
            </w:rPr>
          </w:pPr>
          <w:hyperlink w:anchor="_Toc523957" w:history="1">
            <w:r w:rsidR="00F6725C" w:rsidRPr="007718C1">
              <w:rPr>
                <w:rStyle w:val="Hyperlink"/>
              </w:rPr>
              <w:t>7.1.2</w:t>
            </w:r>
            <w:r w:rsidR="00F6725C">
              <w:rPr>
                <w:rFonts w:eastAsiaTheme="minorEastAsia"/>
                <w:color w:val="auto"/>
                <w:sz w:val="22"/>
                <w:szCs w:val="22"/>
                <w:lang w:val="nl-NL" w:eastAsia="nl-NL"/>
              </w:rPr>
              <w:tab/>
            </w:r>
            <w:r w:rsidR="00F6725C" w:rsidRPr="007718C1">
              <w:rPr>
                <w:rStyle w:val="Hyperlink"/>
              </w:rPr>
              <w:t>Ontwikkelfase</w:t>
            </w:r>
            <w:r w:rsidR="00F6725C">
              <w:rPr>
                <w:webHidden/>
              </w:rPr>
              <w:tab/>
            </w:r>
            <w:r w:rsidR="00F6725C">
              <w:rPr>
                <w:webHidden/>
              </w:rPr>
              <w:fldChar w:fldCharType="begin"/>
            </w:r>
            <w:r w:rsidR="00F6725C">
              <w:rPr>
                <w:webHidden/>
              </w:rPr>
              <w:instrText xml:space="preserve"> PAGEREF _Toc523957 \h </w:instrText>
            </w:r>
            <w:r w:rsidR="00F6725C">
              <w:rPr>
                <w:webHidden/>
              </w:rPr>
            </w:r>
            <w:r w:rsidR="00F6725C">
              <w:rPr>
                <w:webHidden/>
              </w:rPr>
              <w:fldChar w:fldCharType="separate"/>
            </w:r>
            <w:r>
              <w:rPr>
                <w:webHidden/>
              </w:rPr>
              <w:t>18</w:t>
            </w:r>
            <w:r w:rsidR="00F6725C">
              <w:rPr>
                <w:webHidden/>
              </w:rPr>
              <w:fldChar w:fldCharType="end"/>
            </w:r>
          </w:hyperlink>
        </w:p>
        <w:p w14:paraId="3953EBCE" w14:textId="77777777" w:rsidR="00F6725C" w:rsidRDefault="00C50A6A">
          <w:pPr>
            <w:pStyle w:val="TOC3"/>
            <w:tabs>
              <w:tab w:val="left" w:pos="1985"/>
            </w:tabs>
            <w:rPr>
              <w:rFonts w:eastAsiaTheme="minorEastAsia"/>
              <w:color w:val="auto"/>
              <w:sz w:val="22"/>
              <w:szCs w:val="22"/>
              <w:lang w:val="nl-NL" w:eastAsia="nl-NL"/>
            </w:rPr>
          </w:pPr>
          <w:hyperlink w:anchor="_Toc523958" w:history="1">
            <w:r w:rsidR="00F6725C" w:rsidRPr="007718C1">
              <w:rPr>
                <w:rStyle w:val="Hyperlink"/>
              </w:rPr>
              <w:t>7.1.3</w:t>
            </w:r>
            <w:r w:rsidR="00F6725C">
              <w:rPr>
                <w:rFonts w:eastAsiaTheme="minorEastAsia"/>
                <w:color w:val="auto"/>
                <w:sz w:val="22"/>
                <w:szCs w:val="22"/>
                <w:lang w:val="nl-NL" w:eastAsia="nl-NL"/>
              </w:rPr>
              <w:tab/>
            </w:r>
            <w:r w:rsidR="00F6725C" w:rsidRPr="007718C1">
              <w:rPr>
                <w:rStyle w:val="Hyperlink"/>
              </w:rPr>
              <w:t>Opleverfase</w:t>
            </w:r>
            <w:r w:rsidR="00F6725C">
              <w:rPr>
                <w:webHidden/>
              </w:rPr>
              <w:tab/>
            </w:r>
            <w:r w:rsidR="00F6725C">
              <w:rPr>
                <w:webHidden/>
              </w:rPr>
              <w:fldChar w:fldCharType="begin"/>
            </w:r>
            <w:r w:rsidR="00F6725C">
              <w:rPr>
                <w:webHidden/>
              </w:rPr>
              <w:instrText xml:space="preserve"> PAGEREF _Toc523958 \h </w:instrText>
            </w:r>
            <w:r w:rsidR="00F6725C">
              <w:rPr>
                <w:webHidden/>
              </w:rPr>
            </w:r>
            <w:r w:rsidR="00F6725C">
              <w:rPr>
                <w:webHidden/>
              </w:rPr>
              <w:fldChar w:fldCharType="separate"/>
            </w:r>
            <w:r>
              <w:rPr>
                <w:webHidden/>
              </w:rPr>
              <w:t>18</w:t>
            </w:r>
            <w:r w:rsidR="00F6725C">
              <w:rPr>
                <w:webHidden/>
              </w:rPr>
              <w:fldChar w:fldCharType="end"/>
            </w:r>
          </w:hyperlink>
        </w:p>
        <w:p w14:paraId="6389FF2C" w14:textId="77777777" w:rsidR="00F6725C" w:rsidRDefault="00C50A6A">
          <w:pPr>
            <w:pStyle w:val="TOC2"/>
            <w:rPr>
              <w:rFonts w:eastAsiaTheme="minorEastAsia"/>
              <w:color w:val="auto"/>
              <w:sz w:val="22"/>
              <w:szCs w:val="22"/>
              <w:lang w:val="nl-NL" w:eastAsia="nl-NL"/>
            </w:rPr>
          </w:pPr>
          <w:hyperlink w:anchor="_Toc523959" w:history="1">
            <w:r w:rsidR="00F6725C" w:rsidRPr="007718C1">
              <w:rPr>
                <w:rStyle w:val="Hyperlink"/>
              </w:rPr>
              <w:t>7.2</w:t>
            </w:r>
            <w:r w:rsidR="00F6725C">
              <w:rPr>
                <w:rFonts w:eastAsiaTheme="minorEastAsia"/>
                <w:color w:val="auto"/>
                <w:sz w:val="22"/>
                <w:szCs w:val="22"/>
                <w:lang w:val="nl-NL" w:eastAsia="nl-NL"/>
              </w:rPr>
              <w:tab/>
            </w:r>
            <w:r w:rsidR="00F6725C" w:rsidRPr="007718C1">
              <w:rPr>
                <w:rStyle w:val="Hyperlink"/>
              </w:rPr>
              <w:t>Tijdlijn en opleverfases</w:t>
            </w:r>
            <w:r w:rsidR="00F6725C">
              <w:rPr>
                <w:webHidden/>
              </w:rPr>
              <w:tab/>
            </w:r>
            <w:r w:rsidR="00F6725C">
              <w:rPr>
                <w:webHidden/>
              </w:rPr>
              <w:fldChar w:fldCharType="begin"/>
            </w:r>
            <w:r w:rsidR="00F6725C">
              <w:rPr>
                <w:webHidden/>
              </w:rPr>
              <w:instrText xml:space="preserve"> PAGEREF _Toc523959 \h </w:instrText>
            </w:r>
            <w:r w:rsidR="00F6725C">
              <w:rPr>
                <w:webHidden/>
              </w:rPr>
            </w:r>
            <w:r w:rsidR="00F6725C">
              <w:rPr>
                <w:webHidden/>
              </w:rPr>
              <w:fldChar w:fldCharType="separate"/>
            </w:r>
            <w:r>
              <w:rPr>
                <w:webHidden/>
              </w:rPr>
              <w:t>19</w:t>
            </w:r>
            <w:r w:rsidR="00F6725C">
              <w:rPr>
                <w:webHidden/>
              </w:rPr>
              <w:fldChar w:fldCharType="end"/>
            </w:r>
          </w:hyperlink>
        </w:p>
        <w:p w14:paraId="400F23CF" w14:textId="77777777" w:rsidR="00F6725C" w:rsidRDefault="00C50A6A">
          <w:pPr>
            <w:pStyle w:val="TOC2"/>
            <w:rPr>
              <w:rFonts w:eastAsiaTheme="minorEastAsia"/>
              <w:color w:val="auto"/>
              <w:sz w:val="22"/>
              <w:szCs w:val="22"/>
              <w:lang w:val="nl-NL" w:eastAsia="nl-NL"/>
            </w:rPr>
          </w:pPr>
          <w:hyperlink w:anchor="_Toc523960" w:history="1">
            <w:r w:rsidR="00F6725C" w:rsidRPr="007718C1">
              <w:rPr>
                <w:rStyle w:val="Hyperlink"/>
              </w:rPr>
              <w:t>7.3</w:t>
            </w:r>
            <w:r w:rsidR="00F6725C">
              <w:rPr>
                <w:rFonts w:eastAsiaTheme="minorEastAsia"/>
                <w:color w:val="auto"/>
                <w:sz w:val="22"/>
                <w:szCs w:val="22"/>
                <w:lang w:val="nl-NL" w:eastAsia="nl-NL"/>
              </w:rPr>
              <w:tab/>
            </w:r>
            <w:r w:rsidR="00F6725C" w:rsidRPr="007718C1">
              <w:rPr>
                <w:rStyle w:val="Hyperlink"/>
              </w:rPr>
              <w:t>Belangrijke datums</w:t>
            </w:r>
            <w:r w:rsidR="00F6725C">
              <w:rPr>
                <w:webHidden/>
              </w:rPr>
              <w:tab/>
            </w:r>
            <w:r w:rsidR="00F6725C">
              <w:rPr>
                <w:webHidden/>
              </w:rPr>
              <w:fldChar w:fldCharType="begin"/>
            </w:r>
            <w:r w:rsidR="00F6725C">
              <w:rPr>
                <w:webHidden/>
              </w:rPr>
              <w:instrText xml:space="preserve"> PAGEREF _Toc523960 \h </w:instrText>
            </w:r>
            <w:r w:rsidR="00F6725C">
              <w:rPr>
                <w:webHidden/>
              </w:rPr>
            </w:r>
            <w:r w:rsidR="00F6725C">
              <w:rPr>
                <w:webHidden/>
              </w:rPr>
              <w:fldChar w:fldCharType="separate"/>
            </w:r>
            <w:r>
              <w:rPr>
                <w:webHidden/>
              </w:rPr>
              <w:t>19</w:t>
            </w:r>
            <w:r w:rsidR="00F6725C">
              <w:rPr>
                <w:webHidden/>
              </w:rPr>
              <w:fldChar w:fldCharType="end"/>
            </w:r>
          </w:hyperlink>
        </w:p>
        <w:p w14:paraId="1FDD9A76" w14:textId="77777777" w:rsidR="00F6725C" w:rsidRDefault="00C50A6A">
          <w:pPr>
            <w:pStyle w:val="TOC2"/>
            <w:rPr>
              <w:rFonts w:eastAsiaTheme="minorEastAsia"/>
              <w:color w:val="auto"/>
              <w:sz w:val="22"/>
              <w:szCs w:val="22"/>
              <w:lang w:val="nl-NL" w:eastAsia="nl-NL"/>
            </w:rPr>
          </w:pPr>
          <w:hyperlink w:anchor="_Toc523961" w:history="1">
            <w:r w:rsidR="00F6725C" w:rsidRPr="007718C1">
              <w:rPr>
                <w:rStyle w:val="Hyperlink"/>
              </w:rPr>
              <w:t>7.4</w:t>
            </w:r>
            <w:r w:rsidR="00F6725C">
              <w:rPr>
                <w:rFonts w:eastAsiaTheme="minorEastAsia"/>
                <w:color w:val="auto"/>
                <w:sz w:val="22"/>
                <w:szCs w:val="22"/>
                <w:lang w:val="nl-NL" w:eastAsia="nl-NL"/>
              </w:rPr>
              <w:tab/>
            </w:r>
            <w:r w:rsidR="00F6725C" w:rsidRPr="007718C1">
              <w:rPr>
                <w:rStyle w:val="Hyperlink"/>
              </w:rPr>
              <w:t>Middelen</w:t>
            </w:r>
            <w:r w:rsidR="00F6725C">
              <w:rPr>
                <w:webHidden/>
              </w:rPr>
              <w:tab/>
            </w:r>
            <w:r w:rsidR="00F6725C">
              <w:rPr>
                <w:webHidden/>
              </w:rPr>
              <w:fldChar w:fldCharType="begin"/>
            </w:r>
            <w:r w:rsidR="00F6725C">
              <w:rPr>
                <w:webHidden/>
              </w:rPr>
              <w:instrText xml:space="preserve"> PAGEREF _Toc523961 \h </w:instrText>
            </w:r>
            <w:r w:rsidR="00F6725C">
              <w:rPr>
                <w:webHidden/>
              </w:rPr>
            </w:r>
            <w:r w:rsidR="00F6725C">
              <w:rPr>
                <w:webHidden/>
              </w:rPr>
              <w:fldChar w:fldCharType="separate"/>
            </w:r>
            <w:r>
              <w:rPr>
                <w:webHidden/>
              </w:rPr>
              <w:t>19</w:t>
            </w:r>
            <w:r w:rsidR="00F6725C">
              <w:rPr>
                <w:webHidden/>
              </w:rPr>
              <w:fldChar w:fldCharType="end"/>
            </w:r>
          </w:hyperlink>
        </w:p>
        <w:p w14:paraId="137B67AD" w14:textId="77777777" w:rsidR="00F6725C" w:rsidRDefault="00C50A6A">
          <w:pPr>
            <w:pStyle w:val="TOC2"/>
            <w:rPr>
              <w:rFonts w:eastAsiaTheme="minorEastAsia"/>
              <w:color w:val="auto"/>
              <w:sz w:val="22"/>
              <w:szCs w:val="22"/>
              <w:lang w:val="nl-NL" w:eastAsia="nl-NL"/>
            </w:rPr>
          </w:pPr>
          <w:hyperlink w:anchor="_Toc523962" w:history="1">
            <w:r w:rsidR="00F6725C" w:rsidRPr="007718C1">
              <w:rPr>
                <w:rStyle w:val="Hyperlink"/>
              </w:rPr>
              <w:t>7.5</w:t>
            </w:r>
            <w:r w:rsidR="00F6725C">
              <w:rPr>
                <w:rFonts w:eastAsiaTheme="minorEastAsia"/>
                <w:color w:val="auto"/>
                <w:sz w:val="22"/>
                <w:szCs w:val="22"/>
                <w:lang w:val="nl-NL" w:eastAsia="nl-NL"/>
              </w:rPr>
              <w:tab/>
            </w:r>
            <w:r w:rsidR="00F6725C" w:rsidRPr="007718C1">
              <w:rPr>
                <w:rStyle w:val="Hyperlink"/>
              </w:rPr>
              <w:t>Backlog in grote lijnen</w:t>
            </w:r>
            <w:r w:rsidR="00F6725C">
              <w:rPr>
                <w:webHidden/>
              </w:rPr>
              <w:tab/>
            </w:r>
            <w:r w:rsidR="00F6725C">
              <w:rPr>
                <w:webHidden/>
              </w:rPr>
              <w:fldChar w:fldCharType="begin"/>
            </w:r>
            <w:r w:rsidR="00F6725C">
              <w:rPr>
                <w:webHidden/>
              </w:rPr>
              <w:instrText xml:space="preserve"> PAGEREF _Toc523962 \h </w:instrText>
            </w:r>
            <w:r w:rsidR="00F6725C">
              <w:rPr>
                <w:webHidden/>
              </w:rPr>
            </w:r>
            <w:r w:rsidR="00F6725C">
              <w:rPr>
                <w:webHidden/>
              </w:rPr>
              <w:fldChar w:fldCharType="separate"/>
            </w:r>
            <w:r>
              <w:rPr>
                <w:webHidden/>
              </w:rPr>
              <w:t>20</w:t>
            </w:r>
            <w:r w:rsidR="00F6725C">
              <w:rPr>
                <w:webHidden/>
              </w:rPr>
              <w:fldChar w:fldCharType="end"/>
            </w:r>
          </w:hyperlink>
        </w:p>
        <w:p w14:paraId="00452447" w14:textId="77777777" w:rsidR="00F6725C" w:rsidRDefault="00C50A6A">
          <w:pPr>
            <w:pStyle w:val="TOC1"/>
            <w:rPr>
              <w:b w:val="0"/>
              <w:color w:val="auto"/>
              <w:sz w:val="22"/>
              <w:lang w:val="nl-NL"/>
            </w:rPr>
          </w:pPr>
          <w:hyperlink w:anchor="_Toc523963" w:history="1">
            <w:r w:rsidR="00F6725C" w:rsidRPr="007718C1">
              <w:rPr>
                <w:rStyle w:val="Hyperlink"/>
              </w:rPr>
              <w:t>8.</w:t>
            </w:r>
            <w:r w:rsidR="00F6725C">
              <w:rPr>
                <w:b w:val="0"/>
                <w:color w:val="auto"/>
                <w:sz w:val="22"/>
                <w:lang w:val="nl-NL"/>
              </w:rPr>
              <w:tab/>
            </w:r>
            <w:r w:rsidR="00F6725C" w:rsidRPr="007718C1">
              <w:rPr>
                <w:rStyle w:val="Hyperlink"/>
              </w:rPr>
              <w:t>Testaanpak en gitflow</w:t>
            </w:r>
            <w:r w:rsidR="00F6725C">
              <w:rPr>
                <w:webHidden/>
              </w:rPr>
              <w:tab/>
            </w:r>
            <w:r w:rsidR="00F6725C">
              <w:rPr>
                <w:webHidden/>
              </w:rPr>
              <w:fldChar w:fldCharType="begin"/>
            </w:r>
            <w:r w:rsidR="00F6725C">
              <w:rPr>
                <w:webHidden/>
              </w:rPr>
              <w:instrText xml:space="preserve"> PAGEREF _Toc523963 \h </w:instrText>
            </w:r>
            <w:r w:rsidR="00F6725C">
              <w:rPr>
                <w:webHidden/>
              </w:rPr>
            </w:r>
            <w:r w:rsidR="00F6725C">
              <w:rPr>
                <w:webHidden/>
              </w:rPr>
              <w:fldChar w:fldCharType="separate"/>
            </w:r>
            <w:r>
              <w:rPr>
                <w:webHidden/>
              </w:rPr>
              <w:t>21</w:t>
            </w:r>
            <w:r w:rsidR="00F6725C">
              <w:rPr>
                <w:webHidden/>
              </w:rPr>
              <w:fldChar w:fldCharType="end"/>
            </w:r>
          </w:hyperlink>
        </w:p>
        <w:p w14:paraId="778D75C1" w14:textId="77777777" w:rsidR="00F6725C" w:rsidRDefault="00C50A6A">
          <w:pPr>
            <w:pStyle w:val="TOC2"/>
            <w:rPr>
              <w:rFonts w:eastAsiaTheme="minorEastAsia"/>
              <w:color w:val="auto"/>
              <w:sz w:val="22"/>
              <w:szCs w:val="22"/>
              <w:lang w:val="nl-NL" w:eastAsia="nl-NL"/>
            </w:rPr>
          </w:pPr>
          <w:hyperlink w:anchor="_Toc523964" w:history="1">
            <w:r w:rsidR="00F6725C" w:rsidRPr="007718C1">
              <w:rPr>
                <w:rStyle w:val="Hyperlink"/>
              </w:rPr>
              <w:t>8.1</w:t>
            </w:r>
            <w:r w:rsidR="00F6725C">
              <w:rPr>
                <w:rFonts w:eastAsiaTheme="minorEastAsia"/>
                <w:color w:val="auto"/>
                <w:sz w:val="22"/>
                <w:szCs w:val="22"/>
                <w:lang w:val="nl-NL" w:eastAsia="nl-NL"/>
              </w:rPr>
              <w:tab/>
            </w:r>
            <w:r w:rsidR="00F6725C" w:rsidRPr="007718C1">
              <w:rPr>
                <w:rStyle w:val="Hyperlink"/>
              </w:rPr>
              <w:t>Gebruikerstesten</w:t>
            </w:r>
            <w:r w:rsidR="00F6725C">
              <w:rPr>
                <w:webHidden/>
              </w:rPr>
              <w:tab/>
            </w:r>
            <w:r w:rsidR="00F6725C">
              <w:rPr>
                <w:webHidden/>
              </w:rPr>
              <w:fldChar w:fldCharType="begin"/>
            </w:r>
            <w:r w:rsidR="00F6725C">
              <w:rPr>
                <w:webHidden/>
              </w:rPr>
              <w:instrText xml:space="preserve"> PAGEREF _Toc523964 \h </w:instrText>
            </w:r>
            <w:r w:rsidR="00F6725C">
              <w:rPr>
                <w:webHidden/>
              </w:rPr>
            </w:r>
            <w:r w:rsidR="00F6725C">
              <w:rPr>
                <w:webHidden/>
              </w:rPr>
              <w:fldChar w:fldCharType="separate"/>
            </w:r>
            <w:r>
              <w:rPr>
                <w:webHidden/>
              </w:rPr>
              <w:t>21</w:t>
            </w:r>
            <w:r w:rsidR="00F6725C">
              <w:rPr>
                <w:webHidden/>
              </w:rPr>
              <w:fldChar w:fldCharType="end"/>
            </w:r>
          </w:hyperlink>
        </w:p>
        <w:p w14:paraId="08EB75A3" w14:textId="77777777" w:rsidR="00F6725C" w:rsidRDefault="00C50A6A">
          <w:pPr>
            <w:pStyle w:val="TOC2"/>
            <w:rPr>
              <w:rFonts w:eastAsiaTheme="minorEastAsia"/>
              <w:color w:val="auto"/>
              <w:sz w:val="22"/>
              <w:szCs w:val="22"/>
              <w:lang w:val="nl-NL" w:eastAsia="nl-NL"/>
            </w:rPr>
          </w:pPr>
          <w:hyperlink w:anchor="_Toc523965" w:history="1">
            <w:r w:rsidR="00F6725C" w:rsidRPr="007718C1">
              <w:rPr>
                <w:rStyle w:val="Hyperlink"/>
              </w:rPr>
              <w:t>8.2</w:t>
            </w:r>
            <w:r w:rsidR="00F6725C">
              <w:rPr>
                <w:rFonts w:eastAsiaTheme="minorEastAsia"/>
                <w:color w:val="auto"/>
                <w:sz w:val="22"/>
                <w:szCs w:val="22"/>
                <w:lang w:val="nl-NL" w:eastAsia="nl-NL"/>
              </w:rPr>
              <w:tab/>
            </w:r>
            <w:r w:rsidR="00F6725C" w:rsidRPr="007718C1">
              <w:rPr>
                <w:rStyle w:val="Hyperlink"/>
              </w:rPr>
              <w:t>Broncode testen en omgeving</w:t>
            </w:r>
            <w:r w:rsidR="00F6725C">
              <w:rPr>
                <w:webHidden/>
              </w:rPr>
              <w:tab/>
            </w:r>
            <w:r w:rsidR="00F6725C">
              <w:rPr>
                <w:webHidden/>
              </w:rPr>
              <w:fldChar w:fldCharType="begin"/>
            </w:r>
            <w:r w:rsidR="00F6725C">
              <w:rPr>
                <w:webHidden/>
              </w:rPr>
              <w:instrText xml:space="preserve"> PAGEREF _Toc523965 \h </w:instrText>
            </w:r>
            <w:r w:rsidR="00F6725C">
              <w:rPr>
                <w:webHidden/>
              </w:rPr>
            </w:r>
            <w:r w:rsidR="00F6725C">
              <w:rPr>
                <w:webHidden/>
              </w:rPr>
              <w:fldChar w:fldCharType="separate"/>
            </w:r>
            <w:r>
              <w:rPr>
                <w:webHidden/>
              </w:rPr>
              <w:t>21</w:t>
            </w:r>
            <w:r w:rsidR="00F6725C">
              <w:rPr>
                <w:webHidden/>
              </w:rPr>
              <w:fldChar w:fldCharType="end"/>
            </w:r>
          </w:hyperlink>
        </w:p>
        <w:p w14:paraId="4C0CAE21" w14:textId="77777777" w:rsidR="00F6725C" w:rsidRDefault="00C50A6A">
          <w:pPr>
            <w:pStyle w:val="TOC2"/>
            <w:rPr>
              <w:rFonts w:eastAsiaTheme="minorEastAsia"/>
              <w:color w:val="auto"/>
              <w:sz w:val="22"/>
              <w:szCs w:val="22"/>
              <w:lang w:val="nl-NL" w:eastAsia="nl-NL"/>
            </w:rPr>
          </w:pPr>
          <w:hyperlink w:anchor="_Toc523966" w:history="1">
            <w:r w:rsidR="00F6725C" w:rsidRPr="007718C1">
              <w:rPr>
                <w:rStyle w:val="Hyperlink"/>
              </w:rPr>
              <w:t>8.3</w:t>
            </w:r>
            <w:r w:rsidR="00F6725C">
              <w:rPr>
                <w:rFonts w:eastAsiaTheme="minorEastAsia"/>
                <w:color w:val="auto"/>
                <w:sz w:val="22"/>
                <w:szCs w:val="22"/>
                <w:lang w:val="nl-NL" w:eastAsia="nl-NL"/>
              </w:rPr>
              <w:tab/>
            </w:r>
            <w:r w:rsidR="00F6725C" w:rsidRPr="007718C1">
              <w:rPr>
                <w:rStyle w:val="Hyperlink"/>
              </w:rPr>
              <w:t>Gitflow</w:t>
            </w:r>
            <w:r w:rsidR="00F6725C">
              <w:rPr>
                <w:webHidden/>
              </w:rPr>
              <w:tab/>
            </w:r>
            <w:r w:rsidR="00F6725C">
              <w:rPr>
                <w:webHidden/>
              </w:rPr>
              <w:fldChar w:fldCharType="begin"/>
            </w:r>
            <w:r w:rsidR="00F6725C">
              <w:rPr>
                <w:webHidden/>
              </w:rPr>
              <w:instrText xml:space="preserve"> PAGEREF _Toc523966 \h </w:instrText>
            </w:r>
            <w:r w:rsidR="00F6725C">
              <w:rPr>
                <w:webHidden/>
              </w:rPr>
            </w:r>
            <w:r w:rsidR="00F6725C">
              <w:rPr>
                <w:webHidden/>
              </w:rPr>
              <w:fldChar w:fldCharType="separate"/>
            </w:r>
            <w:r>
              <w:rPr>
                <w:webHidden/>
              </w:rPr>
              <w:t>22</w:t>
            </w:r>
            <w:r w:rsidR="00F6725C">
              <w:rPr>
                <w:webHidden/>
              </w:rPr>
              <w:fldChar w:fldCharType="end"/>
            </w:r>
          </w:hyperlink>
        </w:p>
        <w:p w14:paraId="1D80FF82" w14:textId="77777777" w:rsidR="00F6725C" w:rsidRDefault="00C50A6A">
          <w:pPr>
            <w:pStyle w:val="TOC1"/>
            <w:rPr>
              <w:b w:val="0"/>
              <w:color w:val="auto"/>
              <w:sz w:val="22"/>
              <w:lang w:val="nl-NL"/>
            </w:rPr>
          </w:pPr>
          <w:hyperlink w:anchor="_Toc523967" w:history="1">
            <w:r w:rsidR="00F6725C" w:rsidRPr="007718C1">
              <w:rPr>
                <w:rStyle w:val="Hyperlink"/>
              </w:rPr>
              <w:t>9.</w:t>
            </w:r>
            <w:r w:rsidR="00F6725C">
              <w:rPr>
                <w:b w:val="0"/>
                <w:color w:val="auto"/>
                <w:sz w:val="22"/>
                <w:lang w:val="nl-NL"/>
              </w:rPr>
              <w:tab/>
            </w:r>
            <w:r w:rsidR="00F6725C" w:rsidRPr="007718C1">
              <w:rPr>
                <w:rStyle w:val="Hyperlink"/>
              </w:rPr>
              <w:t>Projectorganisatie</w:t>
            </w:r>
            <w:r w:rsidR="00F6725C">
              <w:rPr>
                <w:webHidden/>
              </w:rPr>
              <w:tab/>
            </w:r>
            <w:r w:rsidR="00F6725C">
              <w:rPr>
                <w:webHidden/>
              </w:rPr>
              <w:fldChar w:fldCharType="begin"/>
            </w:r>
            <w:r w:rsidR="00F6725C">
              <w:rPr>
                <w:webHidden/>
              </w:rPr>
              <w:instrText xml:space="preserve"> PAGEREF _Toc523967 \h </w:instrText>
            </w:r>
            <w:r w:rsidR="00F6725C">
              <w:rPr>
                <w:webHidden/>
              </w:rPr>
            </w:r>
            <w:r w:rsidR="00F6725C">
              <w:rPr>
                <w:webHidden/>
              </w:rPr>
              <w:fldChar w:fldCharType="separate"/>
            </w:r>
            <w:r>
              <w:rPr>
                <w:webHidden/>
              </w:rPr>
              <w:t>23</w:t>
            </w:r>
            <w:r w:rsidR="00F6725C">
              <w:rPr>
                <w:webHidden/>
              </w:rPr>
              <w:fldChar w:fldCharType="end"/>
            </w:r>
          </w:hyperlink>
        </w:p>
        <w:p w14:paraId="78D6D7B2" w14:textId="77777777" w:rsidR="00F6725C" w:rsidRDefault="00C50A6A">
          <w:pPr>
            <w:pStyle w:val="TOC2"/>
            <w:rPr>
              <w:rFonts w:eastAsiaTheme="minorEastAsia"/>
              <w:color w:val="auto"/>
              <w:sz w:val="22"/>
              <w:szCs w:val="22"/>
              <w:lang w:val="nl-NL" w:eastAsia="nl-NL"/>
            </w:rPr>
          </w:pPr>
          <w:hyperlink w:anchor="_Toc523968" w:history="1">
            <w:r w:rsidR="00F6725C" w:rsidRPr="007718C1">
              <w:rPr>
                <w:rStyle w:val="Hyperlink"/>
              </w:rPr>
              <w:t>9.1</w:t>
            </w:r>
            <w:r w:rsidR="00F6725C">
              <w:rPr>
                <w:rFonts w:eastAsiaTheme="minorEastAsia"/>
                <w:color w:val="auto"/>
                <w:sz w:val="22"/>
                <w:szCs w:val="22"/>
                <w:lang w:val="nl-NL" w:eastAsia="nl-NL"/>
              </w:rPr>
              <w:tab/>
            </w:r>
            <w:r w:rsidR="00F6725C" w:rsidRPr="007718C1">
              <w:rPr>
                <w:rStyle w:val="Hyperlink"/>
              </w:rPr>
              <w:t>Teamleden</w:t>
            </w:r>
            <w:r w:rsidR="00F6725C">
              <w:rPr>
                <w:webHidden/>
              </w:rPr>
              <w:tab/>
            </w:r>
            <w:r w:rsidR="00F6725C">
              <w:rPr>
                <w:webHidden/>
              </w:rPr>
              <w:fldChar w:fldCharType="begin"/>
            </w:r>
            <w:r w:rsidR="00F6725C">
              <w:rPr>
                <w:webHidden/>
              </w:rPr>
              <w:instrText xml:space="preserve"> PAGEREF _Toc523968 \h </w:instrText>
            </w:r>
            <w:r w:rsidR="00F6725C">
              <w:rPr>
                <w:webHidden/>
              </w:rPr>
            </w:r>
            <w:r w:rsidR="00F6725C">
              <w:rPr>
                <w:webHidden/>
              </w:rPr>
              <w:fldChar w:fldCharType="separate"/>
            </w:r>
            <w:r>
              <w:rPr>
                <w:webHidden/>
              </w:rPr>
              <w:t>23</w:t>
            </w:r>
            <w:r w:rsidR="00F6725C">
              <w:rPr>
                <w:webHidden/>
              </w:rPr>
              <w:fldChar w:fldCharType="end"/>
            </w:r>
          </w:hyperlink>
        </w:p>
        <w:p w14:paraId="651DADB7" w14:textId="77777777" w:rsidR="00F6725C" w:rsidRDefault="00C50A6A">
          <w:pPr>
            <w:pStyle w:val="TOC2"/>
            <w:rPr>
              <w:rFonts w:eastAsiaTheme="minorEastAsia"/>
              <w:color w:val="auto"/>
              <w:sz w:val="22"/>
              <w:szCs w:val="22"/>
              <w:lang w:val="nl-NL" w:eastAsia="nl-NL"/>
            </w:rPr>
          </w:pPr>
          <w:hyperlink w:anchor="_Toc523969" w:history="1">
            <w:r w:rsidR="00F6725C" w:rsidRPr="007718C1">
              <w:rPr>
                <w:rStyle w:val="Hyperlink"/>
              </w:rPr>
              <w:t>9.2</w:t>
            </w:r>
            <w:r w:rsidR="00F6725C">
              <w:rPr>
                <w:rFonts w:eastAsiaTheme="minorEastAsia"/>
                <w:color w:val="auto"/>
                <w:sz w:val="22"/>
                <w:szCs w:val="22"/>
                <w:lang w:val="nl-NL" w:eastAsia="nl-NL"/>
              </w:rPr>
              <w:tab/>
            </w:r>
            <w:r w:rsidR="00F6725C" w:rsidRPr="007718C1">
              <w:rPr>
                <w:rStyle w:val="Hyperlink"/>
              </w:rPr>
              <w:t>Communicatie</w:t>
            </w:r>
            <w:r w:rsidR="00F6725C">
              <w:rPr>
                <w:webHidden/>
              </w:rPr>
              <w:tab/>
            </w:r>
            <w:r w:rsidR="00F6725C">
              <w:rPr>
                <w:webHidden/>
              </w:rPr>
              <w:fldChar w:fldCharType="begin"/>
            </w:r>
            <w:r w:rsidR="00F6725C">
              <w:rPr>
                <w:webHidden/>
              </w:rPr>
              <w:instrText xml:space="preserve"> PAGEREF _Toc523969 \h </w:instrText>
            </w:r>
            <w:r w:rsidR="00F6725C">
              <w:rPr>
                <w:webHidden/>
              </w:rPr>
            </w:r>
            <w:r w:rsidR="00F6725C">
              <w:rPr>
                <w:webHidden/>
              </w:rPr>
              <w:fldChar w:fldCharType="separate"/>
            </w:r>
            <w:r>
              <w:rPr>
                <w:webHidden/>
              </w:rPr>
              <w:t>23</w:t>
            </w:r>
            <w:r w:rsidR="00F6725C">
              <w:rPr>
                <w:webHidden/>
              </w:rPr>
              <w:fldChar w:fldCharType="end"/>
            </w:r>
          </w:hyperlink>
        </w:p>
        <w:p w14:paraId="3E9E2E9B" w14:textId="77777777" w:rsidR="00F6725C" w:rsidRDefault="00C50A6A">
          <w:pPr>
            <w:pStyle w:val="TOC1"/>
            <w:rPr>
              <w:b w:val="0"/>
              <w:color w:val="auto"/>
              <w:sz w:val="22"/>
              <w:lang w:val="nl-NL"/>
            </w:rPr>
          </w:pPr>
          <w:hyperlink w:anchor="_Toc523970" w:history="1">
            <w:r w:rsidR="00F6725C" w:rsidRPr="007718C1">
              <w:rPr>
                <w:rStyle w:val="Hyperlink"/>
              </w:rPr>
              <w:t>10.</w:t>
            </w:r>
            <w:r w:rsidR="00F6725C">
              <w:rPr>
                <w:b w:val="0"/>
                <w:color w:val="auto"/>
                <w:sz w:val="22"/>
                <w:lang w:val="nl-NL"/>
              </w:rPr>
              <w:tab/>
            </w:r>
            <w:r w:rsidR="00F6725C" w:rsidRPr="007718C1">
              <w:rPr>
                <w:rStyle w:val="Hyperlink"/>
              </w:rPr>
              <w:t>Bronnen</w:t>
            </w:r>
            <w:r w:rsidR="00F6725C">
              <w:rPr>
                <w:webHidden/>
              </w:rPr>
              <w:tab/>
            </w:r>
            <w:r w:rsidR="00F6725C">
              <w:rPr>
                <w:webHidden/>
              </w:rPr>
              <w:fldChar w:fldCharType="begin"/>
            </w:r>
            <w:r w:rsidR="00F6725C">
              <w:rPr>
                <w:webHidden/>
              </w:rPr>
              <w:instrText xml:space="preserve"> PAGEREF _Toc523970 \h </w:instrText>
            </w:r>
            <w:r w:rsidR="00F6725C">
              <w:rPr>
                <w:webHidden/>
              </w:rPr>
            </w:r>
            <w:r w:rsidR="00F6725C">
              <w:rPr>
                <w:webHidden/>
              </w:rPr>
              <w:fldChar w:fldCharType="separate"/>
            </w:r>
            <w:r>
              <w:rPr>
                <w:webHidden/>
              </w:rPr>
              <w:t>24</w:t>
            </w:r>
            <w:r w:rsidR="00F6725C">
              <w:rPr>
                <w:webHidden/>
              </w:rPr>
              <w:fldChar w:fldCharType="end"/>
            </w:r>
          </w:hyperlink>
        </w:p>
        <w:p w14:paraId="556EC414" w14:textId="77777777" w:rsidR="007613AE" w:rsidRDefault="00DB29C9">
          <w:pPr>
            <w:rPr>
              <w:bCs/>
            </w:rPr>
          </w:pPr>
          <w:r>
            <w:rPr>
              <w:b/>
              <w:bCs/>
            </w:rPr>
            <w:fldChar w:fldCharType="end"/>
          </w:r>
        </w:p>
      </w:sdtContent>
    </w:sdt>
    <w:p w14:paraId="15650FF4" w14:textId="77777777" w:rsidR="007613AE" w:rsidRDefault="007613AE">
      <w:pPr>
        <w:spacing w:line="259" w:lineRule="auto"/>
        <w:rPr>
          <w:bCs/>
        </w:rPr>
      </w:pPr>
      <w:r>
        <w:rPr>
          <w:bCs/>
        </w:rPr>
        <w:br w:type="page"/>
      </w:r>
    </w:p>
    <w:p w14:paraId="6121D190" w14:textId="77777777" w:rsidR="007613AE" w:rsidRPr="00CC7F90" w:rsidRDefault="007613AE" w:rsidP="001D7BE4">
      <w:pPr>
        <w:pStyle w:val="Heading1"/>
        <w:rPr>
          <w:rStyle w:val="Veldnaam"/>
          <w:b/>
        </w:rPr>
      </w:pPr>
      <w:bookmarkStart w:id="2" w:name="_Toc523935"/>
      <w:r w:rsidRPr="001D7BE4">
        <w:rPr>
          <w:rStyle w:val="Veldnaam"/>
          <w:b/>
        </w:rPr>
        <w:lastRenderedPageBreak/>
        <w:t>Tabellen</w:t>
      </w:r>
      <w:bookmarkEnd w:id="2"/>
    </w:p>
    <w:p w14:paraId="69717DEB" w14:textId="77777777" w:rsidR="00F6725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523925" w:history="1">
        <w:r w:rsidR="00F6725C" w:rsidRPr="00952B31">
          <w:rPr>
            <w:rStyle w:val="Hyperlink"/>
            <w:noProof/>
          </w:rPr>
          <w:t>Tabel 1: opdrachtnemer(s)</w:t>
        </w:r>
        <w:r w:rsidR="00F6725C">
          <w:rPr>
            <w:noProof/>
            <w:webHidden/>
          </w:rPr>
          <w:tab/>
        </w:r>
        <w:r w:rsidR="00F6725C">
          <w:rPr>
            <w:noProof/>
            <w:webHidden/>
          </w:rPr>
          <w:fldChar w:fldCharType="begin"/>
        </w:r>
        <w:r w:rsidR="00F6725C">
          <w:rPr>
            <w:noProof/>
            <w:webHidden/>
          </w:rPr>
          <w:instrText xml:space="preserve"> PAGEREF _Toc523925 \h </w:instrText>
        </w:r>
        <w:r w:rsidR="00F6725C">
          <w:rPr>
            <w:noProof/>
            <w:webHidden/>
          </w:rPr>
        </w:r>
        <w:r w:rsidR="00F6725C">
          <w:rPr>
            <w:noProof/>
            <w:webHidden/>
          </w:rPr>
          <w:fldChar w:fldCharType="separate"/>
        </w:r>
        <w:r w:rsidR="00C50A6A">
          <w:rPr>
            <w:noProof/>
            <w:webHidden/>
          </w:rPr>
          <w:t>9</w:t>
        </w:r>
        <w:r w:rsidR="00F6725C">
          <w:rPr>
            <w:noProof/>
            <w:webHidden/>
          </w:rPr>
          <w:fldChar w:fldCharType="end"/>
        </w:r>
      </w:hyperlink>
    </w:p>
    <w:p w14:paraId="41F87CD5" w14:textId="77777777" w:rsidR="00F6725C" w:rsidRDefault="00C50A6A">
      <w:pPr>
        <w:pStyle w:val="TableofFigures"/>
        <w:tabs>
          <w:tab w:val="right" w:leader="dot" w:pos="9063"/>
        </w:tabs>
        <w:rPr>
          <w:rFonts w:eastAsiaTheme="minorEastAsia" w:cstheme="minorBidi"/>
          <w:i w:val="0"/>
          <w:iCs w:val="0"/>
          <w:noProof/>
          <w:sz w:val="22"/>
          <w:szCs w:val="22"/>
          <w:lang w:eastAsia="nl-NL"/>
        </w:rPr>
      </w:pPr>
      <w:hyperlink w:anchor="_Toc523926" w:history="1">
        <w:r w:rsidR="00F6725C" w:rsidRPr="00952B31">
          <w:rPr>
            <w:rStyle w:val="Hyperlink"/>
            <w:noProof/>
          </w:rPr>
          <w:t>Tabel 2: opdrachtgevers</w:t>
        </w:r>
        <w:r w:rsidR="00F6725C">
          <w:rPr>
            <w:noProof/>
            <w:webHidden/>
          </w:rPr>
          <w:tab/>
        </w:r>
        <w:r w:rsidR="00F6725C">
          <w:rPr>
            <w:noProof/>
            <w:webHidden/>
          </w:rPr>
          <w:fldChar w:fldCharType="begin"/>
        </w:r>
        <w:r w:rsidR="00F6725C">
          <w:rPr>
            <w:noProof/>
            <w:webHidden/>
          </w:rPr>
          <w:instrText xml:space="preserve"> PAGEREF _Toc523926 \h </w:instrText>
        </w:r>
        <w:r w:rsidR="00F6725C">
          <w:rPr>
            <w:noProof/>
            <w:webHidden/>
          </w:rPr>
        </w:r>
        <w:r w:rsidR="00F6725C">
          <w:rPr>
            <w:noProof/>
            <w:webHidden/>
          </w:rPr>
          <w:fldChar w:fldCharType="separate"/>
        </w:r>
        <w:r>
          <w:rPr>
            <w:noProof/>
            <w:webHidden/>
          </w:rPr>
          <w:t>9</w:t>
        </w:r>
        <w:r w:rsidR="00F6725C">
          <w:rPr>
            <w:noProof/>
            <w:webHidden/>
          </w:rPr>
          <w:fldChar w:fldCharType="end"/>
        </w:r>
      </w:hyperlink>
    </w:p>
    <w:p w14:paraId="74D9D6C2" w14:textId="77777777" w:rsidR="00F6725C" w:rsidRDefault="00C50A6A">
      <w:pPr>
        <w:pStyle w:val="TableofFigures"/>
        <w:tabs>
          <w:tab w:val="right" w:leader="dot" w:pos="9063"/>
        </w:tabs>
        <w:rPr>
          <w:rFonts w:eastAsiaTheme="minorEastAsia" w:cstheme="minorBidi"/>
          <w:i w:val="0"/>
          <w:iCs w:val="0"/>
          <w:noProof/>
          <w:sz w:val="22"/>
          <w:szCs w:val="22"/>
          <w:lang w:eastAsia="nl-NL"/>
        </w:rPr>
      </w:pPr>
      <w:hyperlink w:anchor="_Toc523927" w:history="1">
        <w:r w:rsidR="00F6725C" w:rsidRPr="00952B31">
          <w:rPr>
            <w:rStyle w:val="Hyperlink"/>
            <w:noProof/>
          </w:rPr>
          <w:t>Tabel 3: afbakening</w:t>
        </w:r>
        <w:r w:rsidR="00F6725C">
          <w:rPr>
            <w:noProof/>
            <w:webHidden/>
          </w:rPr>
          <w:tab/>
        </w:r>
        <w:r w:rsidR="00F6725C">
          <w:rPr>
            <w:noProof/>
            <w:webHidden/>
          </w:rPr>
          <w:fldChar w:fldCharType="begin"/>
        </w:r>
        <w:r w:rsidR="00F6725C">
          <w:rPr>
            <w:noProof/>
            <w:webHidden/>
          </w:rPr>
          <w:instrText xml:space="preserve"> PAGEREF _Toc523927 \h </w:instrText>
        </w:r>
        <w:r w:rsidR="00F6725C">
          <w:rPr>
            <w:noProof/>
            <w:webHidden/>
          </w:rPr>
        </w:r>
        <w:r w:rsidR="00F6725C">
          <w:rPr>
            <w:noProof/>
            <w:webHidden/>
          </w:rPr>
          <w:fldChar w:fldCharType="separate"/>
        </w:r>
        <w:r>
          <w:rPr>
            <w:noProof/>
            <w:webHidden/>
          </w:rPr>
          <w:t>10</w:t>
        </w:r>
        <w:r w:rsidR="00F6725C">
          <w:rPr>
            <w:noProof/>
            <w:webHidden/>
          </w:rPr>
          <w:fldChar w:fldCharType="end"/>
        </w:r>
      </w:hyperlink>
    </w:p>
    <w:p w14:paraId="6410D972" w14:textId="77777777" w:rsidR="00F6725C" w:rsidRDefault="00C50A6A">
      <w:pPr>
        <w:pStyle w:val="TableofFigures"/>
        <w:tabs>
          <w:tab w:val="right" w:leader="dot" w:pos="9063"/>
        </w:tabs>
        <w:rPr>
          <w:rFonts w:eastAsiaTheme="minorEastAsia" w:cstheme="minorBidi"/>
          <w:i w:val="0"/>
          <w:iCs w:val="0"/>
          <w:noProof/>
          <w:sz w:val="22"/>
          <w:szCs w:val="22"/>
          <w:lang w:eastAsia="nl-NL"/>
        </w:rPr>
      </w:pPr>
      <w:hyperlink w:anchor="_Toc523928" w:history="1">
        <w:r w:rsidR="00F6725C" w:rsidRPr="00952B31">
          <w:rPr>
            <w:rStyle w:val="Hyperlink"/>
            <w:noProof/>
          </w:rPr>
          <w:t>Tabel 4: kwaliteitseisen</w:t>
        </w:r>
        <w:r w:rsidR="00F6725C">
          <w:rPr>
            <w:noProof/>
            <w:webHidden/>
          </w:rPr>
          <w:tab/>
        </w:r>
        <w:r w:rsidR="00F6725C">
          <w:rPr>
            <w:noProof/>
            <w:webHidden/>
          </w:rPr>
          <w:fldChar w:fldCharType="begin"/>
        </w:r>
        <w:r w:rsidR="00F6725C">
          <w:rPr>
            <w:noProof/>
            <w:webHidden/>
          </w:rPr>
          <w:instrText xml:space="preserve"> PAGEREF _Toc523928 \h </w:instrText>
        </w:r>
        <w:r w:rsidR="00F6725C">
          <w:rPr>
            <w:noProof/>
            <w:webHidden/>
          </w:rPr>
        </w:r>
        <w:r w:rsidR="00F6725C">
          <w:rPr>
            <w:noProof/>
            <w:webHidden/>
          </w:rPr>
          <w:fldChar w:fldCharType="separate"/>
        </w:r>
        <w:r>
          <w:rPr>
            <w:noProof/>
            <w:webHidden/>
          </w:rPr>
          <w:t>14</w:t>
        </w:r>
        <w:r w:rsidR="00F6725C">
          <w:rPr>
            <w:noProof/>
            <w:webHidden/>
          </w:rPr>
          <w:fldChar w:fldCharType="end"/>
        </w:r>
      </w:hyperlink>
    </w:p>
    <w:p w14:paraId="7572C5C0" w14:textId="77777777" w:rsidR="00F6725C" w:rsidRDefault="00C50A6A">
      <w:pPr>
        <w:pStyle w:val="TableofFigures"/>
        <w:tabs>
          <w:tab w:val="right" w:leader="dot" w:pos="9063"/>
        </w:tabs>
        <w:rPr>
          <w:rFonts w:eastAsiaTheme="minorEastAsia" w:cstheme="minorBidi"/>
          <w:i w:val="0"/>
          <w:iCs w:val="0"/>
          <w:noProof/>
          <w:sz w:val="22"/>
          <w:szCs w:val="22"/>
          <w:lang w:eastAsia="nl-NL"/>
        </w:rPr>
      </w:pPr>
      <w:hyperlink w:anchor="_Toc523929" w:history="1">
        <w:r w:rsidR="00F6725C" w:rsidRPr="00952B31">
          <w:rPr>
            <w:rStyle w:val="Hyperlink"/>
            <w:noProof/>
          </w:rPr>
          <w:t>Tabel 5: risico’s en uitwijkactiviteiten</w:t>
        </w:r>
        <w:r w:rsidR="00F6725C">
          <w:rPr>
            <w:noProof/>
            <w:webHidden/>
          </w:rPr>
          <w:tab/>
        </w:r>
        <w:r w:rsidR="00F6725C">
          <w:rPr>
            <w:noProof/>
            <w:webHidden/>
          </w:rPr>
          <w:fldChar w:fldCharType="begin"/>
        </w:r>
        <w:r w:rsidR="00F6725C">
          <w:rPr>
            <w:noProof/>
            <w:webHidden/>
          </w:rPr>
          <w:instrText xml:space="preserve"> PAGEREF _Toc523929 \h </w:instrText>
        </w:r>
        <w:r w:rsidR="00F6725C">
          <w:rPr>
            <w:noProof/>
            <w:webHidden/>
          </w:rPr>
        </w:r>
        <w:r w:rsidR="00F6725C">
          <w:rPr>
            <w:noProof/>
            <w:webHidden/>
          </w:rPr>
          <w:fldChar w:fldCharType="separate"/>
        </w:r>
        <w:r>
          <w:rPr>
            <w:noProof/>
            <w:webHidden/>
          </w:rPr>
          <w:t>16</w:t>
        </w:r>
        <w:r w:rsidR="00F6725C">
          <w:rPr>
            <w:noProof/>
            <w:webHidden/>
          </w:rPr>
          <w:fldChar w:fldCharType="end"/>
        </w:r>
      </w:hyperlink>
    </w:p>
    <w:p w14:paraId="4F1940B3" w14:textId="77777777" w:rsidR="00F6725C" w:rsidRDefault="00C50A6A">
      <w:pPr>
        <w:pStyle w:val="TableofFigures"/>
        <w:tabs>
          <w:tab w:val="right" w:leader="dot" w:pos="9063"/>
        </w:tabs>
        <w:rPr>
          <w:rFonts w:eastAsiaTheme="minorEastAsia" w:cstheme="minorBidi"/>
          <w:i w:val="0"/>
          <w:iCs w:val="0"/>
          <w:noProof/>
          <w:sz w:val="22"/>
          <w:szCs w:val="22"/>
          <w:lang w:eastAsia="nl-NL"/>
        </w:rPr>
      </w:pPr>
      <w:hyperlink w:anchor="_Toc523930" w:history="1">
        <w:r w:rsidR="00F6725C" w:rsidRPr="00952B31">
          <w:rPr>
            <w:rStyle w:val="Hyperlink"/>
            <w:noProof/>
          </w:rPr>
          <w:t>Tabel 6: fases van het project</w:t>
        </w:r>
        <w:r w:rsidR="00F6725C">
          <w:rPr>
            <w:noProof/>
            <w:webHidden/>
          </w:rPr>
          <w:tab/>
        </w:r>
        <w:r w:rsidR="00F6725C">
          <w:rPr>
            <w:noProof/>
            <w:webHidden/>
          </w:rPr>
          <w:fldChar w:fldCharType="begin"/>
        </w:r>
        <w:r w:rsidR="00F6725C">
          <w:rPr>
            <w:noProof/>
            <w:webHidden/>
          </w:rPr>
          <w:instrText xml:space="preserve"> PAGEREF _Toc523930 \h </w:instrText>
        </w:r>
        <w:r w:rsidR="00F6725C">
          <w:rPr>
            <w:noProof/>
            <w:webHidden/>
          </w:rPr>
        </w:r>
        <w:r w:rsidR="00F6725C">
          <w:rPr>
            <w:noProof/>
            <w:webHidden/>
          </w:rPr>
          <w:fldChar w:fldCharType="separate"/>
        </w:r>
        <w:r>
          <w:rPr>
            <w:noProof/>
            <w:webHidden/>
          </w:rPr>
          <w:t>17</w:t>
        </w:r>
        <w:r w:rsidR="00F6725C">
          <w:rPr>
            <w:noProof/>
            <w:webHidden/>
          </w:rPr>
          <w:fldChar w:fldCharType="end"/>
        </w:r>
      </w:hyperlink>
    </w:p>
    <w:p w14:paraId="16D3E6E0" w14:textId="77777777" w:rsidR="00F6725C" w:rsidRDefault="00C50A6A">
      <w:pPr>
        <w:pStyle w:val="TableofFigures"/>
        <w:tabs>
          <w:tab w:val="right" w:leader="dot" w:pos="9063"/>
        </w:tabs>
        <w:rPr>
          <w:rFonts w:eastAsiaTheme="minorEastAsia" w:cstheme="minorBidi"/>
          <w:i w:val="0"/>
          <w:iCs w:val="0"/>
          <w:noProof/>
          <w:sz w:val="22"/>
          <w:szCs w:val="22"/>
          <w:lang w:eastAsia="nl-NL"/>
        </w:rPr>
      </w:pPr>
      <w:hyperlink w:anchor="_Toc523931" w:history="1">
        <w:r w:rsidR="00F6725C" w:rsidRPr="00952B31">
          <w:rPr>
            <w:rStyle w:val="Hyperlink"/>
            <w:noProof/>
          </w:rPr>
          <w:t>Tabel 7: belangrijke datums</w:t>
        </w:r>
        <w:r w:rsidR="00F6725C">
          <w:rPr>
            <w:noProof/>
            <w:webHidden/>
          </w:rPr>
          <w:tab/>
        </w:r>
        <w:r w:rsidR="00F6725C">
          <w:rPr>
            <w:noProof/>
            <w:webHidden/>
          </w:rPr>
          <w:fldChar w:fldCharType="begin"/>
        </w:r>
        <w:r w:rsidR="00F6725C">
          <w:rPr>
            <w:noProof/>
            <w:webHidden/>
          </w:rPr>
          <w:instrText xml:space="preserve"> PAGEREF _Toc523931 \h </w:instrText>
        </w:r>
        <w:r w:rsidR="00F6725C">
          <w:rPr>
            <w:noProof/>
            <w:webHidden/>
          </w:rPr>
        </w:r>
        <w:r w:rsidR="00F6725C">
          <w:rPr>
            <w:noProof/>
            <w:webHidden/>
          </w:rPr>
          <w:fldChar w:fldCharType="separate"/>
        </w:r>
        <w:r>
          <w:rPr>
            <w:noProof/>
            <w:webHidden/>
          </w:rPr>
          <w:t>19</w:t>
        </w:r>
        <w:r w:rsidR="00F6725C">
          <w:rPr>
            <w:noProof/>
            <w:webHidden/>
          </w:rPr>
          <w:fldChar w:fldCharType="end"/>
        </w:r>
      </w:hyperlink>
    </w:p>
    <w:p w14:paraId="5A4CDCAA" w14:textId="77777777" w:rsidR="00F6725C" w:rsidRDefault="00C50A6A">
      <w:pPr>
        <w:pStyle w:val="TableofFigures"/>
        <w:tabs>
          <w:tab w:val="right" w:leader="dot" w:pos="9063"/>
        </w:tabs>
        <w:rPr>
          <w:rFonts w:eastAsiaTheme="minorEastAsia" w:cstheme="minorBidi"/>
          <w:i w:val="0"/>
          <w:iCs w:val="0"/>
          <w:noProof/>
          <w:sz w:val="22"/>
          <w:szCs w:val="22"/>
          <w:lang w:eastAsia="nl-NL"/>
        </w:rPr>
      </w:pPr>
      <w:hyperlink w:anchor="_Toc523932" w:history="1">
        <w:r w:rsidR="00F6725C" w:rsidRPr="00952B31">
          <w:rPr>
            <w:rStyle w:val="Hyperlink"/>
            <w:noProof/>
          </w:rPr>
          <w:t>Tabel 8: teamleden</w:t>
        </w:r>
        <w:r w:rsidR="00F6725C">
          <w:rPr>
            <w:noProof/>
            <w:webHidden/>
          </w:rPr>
          <w:tab/>
        </w:r>
        <w:r w:rsidR="00F6725C">
          <w:rPr>
            <w:noProof/>
            <w:webHidden/>
          </w:rPr>
          <w:fldChar w:fldCharType="begin"/>
        </w:r>
        <w:r w:rsidR="00F6725C">
          <w:rPr>
            <w:noProof/>
            <w:webHidden/>
          </w:rPr>
          <w:instrText xml:space="preserve"> PAGEREF _Toc523932 \h </w:instrText>
        </w:r>
        <w:r w:rsidR="00F6725C">
          <w:rPr>
            <w:noProof/>
            <w:webHidden/>
          </w:rPr>
        </w:r>
        <w:r w:rsidR="00F6725C">
          <w:rPr>
            <w:noProof/>
            <w:webHidden/>
          </w:rPr>
          <w:fldChar w:fldCharType="separate"/>
        </w:r>
        <w:r>
          <w:rPr>
            <w:noProof/>
            <w:webHidden/>
          </w:rPr>
          <w:t>23</w:t>
        </w:r>
        <w:r w:rsidR="00F6725C">
          <w:rPr>
            <w:noProof/>
            <w:webHidden/>
          </w:rPr>
          <w:fldChar w:fldCharType="end"/>
        </w:r>
      </w:hyperlink>
    </w:p>
    <w:p w14:paraId="51BA55ED" w14:textId="77777777" w:rsidR="007613AE" w:rsidRPr="00195286" w:rsidRDefault="007613AE" w:rsidP="001D7BE4">
      <w:pPr>
        <w:pStyle w:val="Heading1"/>
        <w:rPr>
          <w:rStyle w:val="Veldnaam"/>
          <w:b/>
        </w:rPr>
      </w:pPr>
      <w:r>
        <w:lastRenderedPageBreak/>
        <w:fldChar w:fldCharType="end"/>
      </w:r>
      <w:bookmarkStart w:id="3" w:name="_Toc523936"/>
      <w:r w:rsidRPr="00195286">
        <w:rPr>
          <w:rStyle w:val="Veldnaam"/>
          <w:b/>
        </w:rPr>
        <w:t>Figuren</w:t>
      </w:r>
      <w:bookmarkEnd w:id="3"/>
    </w:p>
    <w:p w14:paraId="747F3BB6" w14:textId="77777777" w:rsidR="00F6725C"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523920" w:history="1">
        <w:r w:rsidR="00F6725C" w:rsidRPr="00A207B2">
          <w:rPr>
            <w:rStyle w:val="Hyperlink"/>
            <w:noProof/>
          </w:rPr>
          <w:t>Figuur 1: product Breakdown Structure</w:t>
        </w:r>
        <w:r w:rsidR="00F6725C">
          <w:rPr>
            <w:noProof/>
            <w:webHidden/>
          </w:rPr>
          <w:tab/>
        </w:r>
        <w:r w:rsidR="00F6725C">
          <w:rPr>
            <w:noProof/>
            <w:webHidden/>
          </w:rPr>
          <w:fldChar w:fldCharType="begin"/>
        </w:r>
        <w:r w:rsidR="00F6725C">
          <w:rPr>
            <w:noProof/>
            <w:webHidden/>
          </w:rPr>
          <w:instrText xml:space="preserve"> PAGEREF _Toc523920 \h </w:instrText>
        </w:r>
        <w:r w:rsidR="00F6725C">
          <w:rPr>
            <w:noProof/>
            <w:webHidden/>
          </w:rPr>
        </w:r>
        <w:r w:rsidR="00F6725C">
          <w:rPr>
            <w:noProof/>
            <w:webHidden/>
          </w:rPr>
          <w:fldChar w:fldCharType="separate"/>
        </w:r>
        <w:r w:rsidR="00C50A6A">
          <w:rPr>
            <w:noProof/>
            <w:webHidden/>
          </w:rPr>
          <w:t>13</w:t>
        </w:r>
        <w:r w:rsidR="00F6725C">
          <w:rPr>
            <w:noProof/>
            <w:webHidden/>
          </w:rPr>
          <w:fldChar w:fldCharType="end"/>
        </w:r>
      </w:hyperlink>
    </w:p>
    <w:p w14:paraId="5022B46B" w14:textId="77777777" w:rsidR="00F6725C" w:rsidRDefault="00C50A6A">
      <w:pPr>
        <w:pStyle w:val="TableofFigures"/>
        <w:tabs>
          <w:tab w:val="right" w:leader="dot" w:pos="9063"/>
        </w:tabs>
        <w:rPr>
          <w:rFonts w:eastAsiaTheme="minorEastAsia" w:cstheme="minorBidi"/>
          <w:i w:val="0"/>
          <w:iCs w:val="0"/>
          <w:noProof/>
          <w:sz w:val="22"/>
          <w:szCs w:val="22"/>
          <w:lang w:eastAsia="nl-NL"/>
        </w:rPr>
      </w:pPr>
      <w:hyperlink w:anchor="_Toc523921" w:history="1">
        <w:r w:rsidR="00F6725C" w:rsidRPr="00A207B2">
          <w:rPr>
            <w:rStyle w:val="Hyperlink"/>
            <w:noProof/>
          </w:rPr>
          <w:t>Figuur 2: tijdlijn met belangrijke punten</w:t>
        </w:r>
        <w:r w:rsidR="00F6725C">
          <w:rPr>
            <w:noProof/>
            <w:webHidden/>
          </w:rPr>
          <w:tab/>
        </w:r>
        <w:r w:rsidR="00F6725C">
          <w:rPr>
            <w:noProof/>
            <w:webHidden/>
          </w:rPr>
          <w:fldChar w:fldCharType="begin"/>
        </w:r>
        <w:r w:rsidR="00F6725C">
          <w:rPr>
            <w:noProof/>
            <w:webHidden/>
          </w:rPr>
          <w:instrText xml:space="preserve"> PAGEREF _Toc523921 \h </w:instrText>
        </w:r>
        <w:r w:rsidR="00F6725C">
          <w:rPr>
            <w:noProof/>
            <w:webHidden/>
          </w:rPr>
        </w:r>
        <w:r w:rsidR="00F6725C">
          <w:rPr>
            <w:noProof/>
            <w:webHidden/>
          </w:rPr>
          <w:fldChar w:fldCharType="separate"/>
        </w:r>
        <w:r>
          <w:rPr>
            <w:noProof/>
            <w:webHidden/>
          </w:rPr>
          <w:t>19</w:t>
        </w:r>
        <w:r w:rsidR="00F6725C">
          <w:rPr>
            <w:noProof/>
            <w:webHidden/>
          </w:rPr>
          <w:fldChar w:fldCharType="end"/>
        </w:r>
      </w:hyperlink>
    </w:p>
    <w:p w14:paraId="5E705E16" w14:textId="77777777" w:rsidR="00F6725C" w:rsidRDefault="00C50A6A">
      <w:pPr>
        <w:pStyle w:val="TableofFigures"/>
        <w:tabs>
          <w:tab w:val="right" w:leader="dot" w:pos="9063"/>
        </w:tabs>
        <w:rPr>
          <w:rFonts w:eastAsiaTheme="minorEastAsia" w:cstheme="minorBidi"/>
          <w:i w:val="0"/>
          <w:iCs w:val="0"/>
          <w:noProof/>
          <w:sz w:val="22"/>
          <w:szCs w:val="22"/>
          <w:lang w:eastAsia="nl-NL"/>
        </w:rPr>
      </w:pPr>
      <w:hyperlink w:anchor="_Toc523922" w:history="1">
        <w:r w:rsidR="00F6725C" w:rsidRPr="00A207B2">
          <w:rPr>
            <w:rStyle w:val="Hyperlink"/>
            <w:noProof/>
          </w:rPr>
          <w:t>Figuur 3: gitflow</w:t>
        </w:r>
        <w:r w:rsidR="00F6725C">
          <w:rPr>
            <w:noProof/>
            <w:webHidden/>
          </w:rPr>
          <w:tab/>
        </w:r>
        <w:r w:rsidR="00F6725C">
          <w:rPr>
            <w:noProof/>
            <w:webHidden/>
          </w:rPr>
          <w:fldChar w:fldCharType="begin"/>
        </w:r>
        <w:r w:rsidR="00F6725C">
          <w:rPr>
            <w:noProof/>
            <w:webHidden/>
          </w:rPr>
          <w:instrText xml:space="preserve"> PAGEREF _Toc523922 \h </w:instrText>
        </w:r>
        <w:r w:rsidR="00F6725C">
          <w:rPr>
            <w:noProof/>
            <w:webHidden/>
          </w:rPr>
        </w:r>
        <w:r w:rsidR="00F6725C">
          <w:rPr>
            <w:noProof/>
            <w:webHidden/>
          </w:rPr>
          <w:fldChar w:fldCharType="separate"/>
        </w:r>
        <w:r>
          <w:rPr>
            <w:noProof/>
            <w:webHidden/>
          </w:rPr>
          <w:t>22</w:t>
        </w:r>
        <w:r w:rsidR="00F6725C">
          <w:rPr>
            <w:noProof/>
            <w:webHidden/>
          </w:rPr>
          <w:fldChar w:fldCharType="end"/>
        </w:r>
      </w:hyperlink>
    </w:p>
    <w:p w14:paraId="17D65D71" w14:textId="77777777" w:rsidR="003C7ED0" w:rsidRDefault="007613AE" w:rsidP="007613AE">
      <w:r>
        <w:fldChar w:fldCharType="end"/>
      </w:r>
    </w:p>
    <w:p w14:paraId="15CB7DA9" w14:textId="77777777" w:rsidR="003C7ED0" w:rsidRDefault="003C7ED0">
      <w:pPr>
        <w:spacing w:line="259" w:lineRule="auto"/>
      </w:pPr>
      <w:r>
        <w:br w:type="page"/>
      </w:r>
    </w:p>
    <w:p w14:paraId="3AA08C6B" w14:textId="77777777" w:rsidR="007613AE" w:rsidRDefault="003C7ED0" w:rsidP="003C7ED0">
      <w:pPr>
        <w:pStyle w:val="Heading1"/>
      </w:pPr>
      <w:bookmarkStart w:id="4" w:name="_Toc523937"/>
      <w:r>
        <w:lastRenderedPageBreak/>
        <w:t>Begrippenlijst</w:t>
      </w:r>
      <w:bookmarkEnd w:id="4"/>
    </w:p>
    <w:tbl>
      <w:tblPr>
        <w:tblStyle w:val="PlainTable4"/>
        <w:tblW w:w="0" w:type="auto"/>
        <w:tblLook w:val="0600" w:firstRow="0" w:lastRow="0" w:firstColumn="0" w:lastColumn="0" w:noHBand="1" w:noVBand="1"/>
      </w:tblPr>
      <w:tblGrid>
        <w:gridCol w:w="2547"/>
        <w:gridCol w:w="6516"/>
      </w:tblGrid>
      <w:tr w:rsidR="00041B92" w:rsidRPr="00041B92" w14:paraId="64160035" w14:textId="77777777" w:rsidTr="003E49CB">
        <w:tc>
          <w:tcPr>
            <w:tcW w:w="2547" w:type="dxa"/>
          </w:tcPr>
          <w:p w14:paraId="3C37BE69" w14:textId="77777777" w:rsidR="00041B92" w:rsidRPr="00041B92" w:rsidRDefault="00041B92" w:rsidP="00BC48D5">
            <w:pPr>
              <w:rPr>
                <w:lang w:val="en-US"/>
              </w:rPr>
            </w:pPr>
            <w:r w:rsidRPr="00041B92">
              <w:rPr>
                <w:lang w:val="en-US"/>
              </w:rPr>
              <w:t>.NET framework</w:t>
            </w:r>
          </w:p>
        </w:tc>
        <w:tc>
          <w:tcPr>
            <w:tcW w:w="6516" w:type="dxa"/>
          </w:tcPr>
          <w:p w14:paraId="41909E4E" w14:textId="77777777" w:rsidR="00041B92" w:rsidRPr="00041B92" w:rsidRDefault="00041B92" w:rsidP="00BC48D5">
            <w:r w:rsidRPr="00041B92">
              <w:t>Een framework dat gebruikt w</w:t>
            </w:r>
            <w:r>
              <w:t xml:space="preserve">ordt bij het ontwikkelen van applicaties die geschreven in verschillende programmeertalen nog steeds kunnen samenwerken. </w:t>
            </w:r>
          </w:p>
        </w:tc>
      </w:tr>
      <w:tr w:rsidR="00041B92" w:rsidRPr="00041B92" w14:paraId="41201FDF" w14:textId="77777777" w:rsidTr="003E49CB">
        <w:tc>
          <w:tcPr>
            <w:tcW w:w="2547" w:type="dxa"/>
          </w:tcPr>
          <w:p w14:paraId="3B12E458" w14:textId="77777777" w:rsidR="00041B92" w:rsidRPr="00041B92" w:rsidRDefault="00041B92" w:rsidP="00BC48D5">
            <w:pPr>
              <w:rPr>
                <w:lang w:val="en-US"/>
              </w:rPr>
            </w:pPr>
            <w:r w:rsidRPr="00041B92">
              <w:rPr>
                <w:lang w:val="en-US"/>
              </w:rPr>
              <w:t>Agile</w:t>
            </w:r>
          </w:p>
        </w:tc>
        <w:tc>
          <w:tcPr>
            <w:tcW w:w="6516" w:type="dxa"/>
          </w:tcPr>
          <w:p w14:paraId="5ECEDDCE" w14:textId="77777777" w:rsidR="00041B92" w:rsidRPr="00041B92" w:rsidRDefault="00041B92" w:rsidP="00BC48D5">
            <w:r w:rsidRPr="00041B92">
              <w:t>Een</w:t>
            </w:r>
            <w:r>
              <w:t xml:space="preserve"> iteratieve</w:t>
            </w:r>
            <w:r w:rsidRPr="00041B92">
              <w:t xml:space="preserve"> ontwikkelstrategie</w:t>
            </w:r>
            <w:r>
              <w:t xml:space="preserve"> waar binnen veel verschillende methodes vallen.</w:t>
            </w:r>
          </w:p>
        </w:tc>
      </w:tr>
      <w:tr w:rsidR="00041B92" w:rsidRPr="00BB03C0" w14:paraId="4BD5ADB2" w14:textId="77777777" w:rsidTr="003E49CB">
        <w:tc>
          <w:tcPr>
            <w:tcW w:w="2547" w:type="dxa"/>
          </w:tcPr>
          <w:p w14:paraId="08738768" w14:textId="77777777" w:rsidR="00041B92" w:rsidRPr="00041B92" w:rsidRDefault="00041B92" w:rsidP="00BC48D5">
            <w:pPr>
              <w:rPr>
                <w:lang w:val="en-US"/>
              </w:rPr>
            </w:pPr>
            <w:r w:rsidRPr="00041B92">
              <w:rPr>
                <w:lang w:val="en-US"/>
              </w:rPr>
              <w:t>API</w:t>
            </w:r>
          </w:p>
        </w:tc>
        <w:tc>
          <w:tcPr>
            <w:tcW w:w="6516" w:type="dxa"/>
          </w:tcPr>
          <w:p w14:paraId="531E48A4" w14:textId="77777777" w:rsidR="00041B92" w:rsidRPr="00BB03C0" w:rsidRDefault="00BB03C0" w:rsidP="00BC48D5">
            <w:r w:rsidRPr="00BB03C0">
              <w:t>Application Programming Interface, een manier waarop ve</w:t>
            </w:r>
            <w:r>
              <w:t xml:space="preserve">rschillende programma’s met elkaar kunnen communiceren. </w:t>
            </w:r>
          </w:p>
        </w:tc>
      </w:tr>
      <w:tr w:rsidR="00041B92" w:rsidRPr="00BB03C0" w14:paraId="05DB4064" w14:textId="77777777" w:rsidTr="003E49CB">
        <w:tc>
          <w:tcPr>
            <w:tcW w:w="2547" w:type="dxa"/>
          </w:tcPr>
          <w:p w14:paraId="5F7551A4" w14:textId="77777777" w:rsidR="00041B92" w:rsidRPr="00041B92" w:rsidRDefault="00041B92" w:rsidP="00BC48D5">
            <w:pPr>
              <w:rPr>
                <w:lang w:val="en-US"/>
              </w:rPr>
            </w:pPr>
            <w:r w:rsidRPr="00041B92">
              <w:rPr>
                <w:lang w:val="en-US"/>
              </w:rPr>
              <w:t>Backend</w:t>
            </w:r>
          </w:p>
        </w:tc>
        <w:tc>
          <w:tcPr>
            <w:tcW w:w="6516" w:type="dxa"/>
          </w:tcPr>
          <w:p w14:paraId="32C9E176" w14:textId="77777777" w:rsidR="00041B92" w:rsidRPr="00BB03C0" w:rsidRDefault="00BB03C0" w:rsidP="00BC48D5">
            <w:r w:rsidRPr="00BB03C0">
              <w:t>Een deel van het p</w:t>
            </w:r>
            <w:r>
              <w:t>rogramma wat voor de gebruiker niet zichtbaar is en waar veelal berekeningen worden gedaan en met data wordt gewerkt.</w:t>
            </w:r>
          </w:p>
        </w:tc>
      </w:tr>
      <w:tr w:rsidR="00041B92" w:rsidRPr="00BB03C0" w14:paraId="47EFC1BD" w14:textId="77777777" w:rsidTr="003E49CB">
        <w:tc>
          <w:tcPr>
            <w:tcW w:w="2547" w:type="dxa"/>
          </w:tcPr>
          <w:p w14:paraId="4741EB9C" w14:textId="77777777" w:rsidR="00041B92" w:rsidRPr="00041B92" w:rsidRDefault="00041B92" w:rsidP="00BC48D5">
            <w:pPr>
              <w:rPr>
                <w:lang w:val="en-US"/>
              </w:rPr>
            </w:pPr>
            <w:r w:rsidRPr="00041B92">
              <w:rPr>
                <w:lang w:val="en-US"/>
              </w:rPr>
              <w:t>Bouwstraat</w:t>
            </w:r>
          </w:p>
        </w:tc>
        <w:tc>
          <w:tcPr>
            <w:tcW w:w="6516" w:type="dxa"/>
          </w:tcPr>
          <w:p w14:paraId="46F88AC0" w14:textId="77777777" w:rsidR="00041B92" w:rsidRPr="00BB03C0" w:rsidRDefault="00BB03C0" w:rsidP="00BC48D5">
            <w:r w:rsidRPr="00BB03C0">
              <w:t>Een omgeving waar automatisch t</w:t>
            </w:r>
            <w:r>
              <w:t>ests gedraaid worden en de applicatie naar een server wordt gezet.</w:t>
            </w:r>
          </w:p>
        </w:tc>
      </w:tr>
      <w:tr w:rsidR="00041B92" w:rsidRPr="00BB03C0" w14:paraId="37279BF5" w14:textId="77777777" w:rsidTr="003E49CB">
        <w:tc>
          <w:tcPr>
            <w:tcW w:w="2547" w:type="dxa"/>
          </w:tcPr>
          <w:p w14:paraId="53E84F45" w14:textId="77777777" w:rsidR="00041B92" w:rsidRPr="00041B92" w:rsidRDefault="00041B92" w:rsidP="00BC48D5">
            <w:pPr>
              <w:rPr>
                <w:lang w:val="en-US"/>
              </w:rPr>
            </w:pPr>
            <w:r w:rsidRPr="00041B92">
              <w:rPr>
                <w:lang w:val="en-US"/>
              </w:rPr>
              <w:t>C#</w:t>
            </w:r>
          </w:p>
        </w:tc>
        <w:tc>
          <w:tcPr>
            <w:tcW w:w="6516" w:type="dxa"/>
          </w:tcPr>
          <w:p w14:paraId="1235DB38" w14:textId="77777777" w:rsidR="00041B92" w:rsidRPr="00BB03C0" w:rsidRDefault="00BB03C0" w:rsidP="00BC48D5">
            <w:r w:rsidRPr="00BB03C0">
              <w:t>Een programmeertaal die gebruikt w</w:t>
            </w:r>
            <w:r>
              <w:t>ordt bij het ontwikkelen van een applicatie.</w:t>
            </w:r>
          </w:p>
        </w:tc>
      </w:tr>
      <w:tr w:rsidR="00041B92" w:rsidRPr="00BB03C0" w14:paraId="5D24204D" w14:textId="77777777" w:rsidTr="003E49CB">
        <w:tc>
          <w:tcPr>
            <w:tcW w:w="2547" w:type="dxa"/>
          </w:tcPr>
          <w:p w14:paraId="0596CAB8" w14:textId="77777777" w:rsidR="00041B92" w:rsidRPr="00041B92" w:rsidRDefault="00041B92" w:rsidP="00BC48D5">
            <w:pPr>
              <w:rPr>
                <w:lang w:val="en-US"/>
              </w:rPr>
            </w:pPr>
            <w:r w:rsidRPr="00041B92">
              <w:rPr>
                <w:lang w:val="en-US"/>
              </w:rPr>
              <w:t>Continuous integration</w:t>
            </w:r>
          </w:p>
        </w:tc>
        <w:tc>
          <w:tcPr>
            <w:tcW w:w="6516" w:type="dxa"/>
          </w:tcPr>
          <w:p w14:paraId="04EB979D" w14:textId="77777777" w:rsidR="00041B92" w:rsidRPr="00BB03C0" w:rsidRDefault="00BB03C0" w:rsidP="00BC48D5">
            <w:r w:rsidRPr="00BB03C0">
              <w:t xml:space="preserve">Een softwareontwikkelmethode waardoor code tegelijk ontwikkeld, getest en gedployed kan worden. </w:t>
            </w:r>
          </w:p>
        </w:tc>
      </w:tr>
      <w:tr w:rsidR="00041B92" w:rsidRPr="00BB03C0" w14:paraId="12961C5C" w14:textId="77777777" w:rsidTr="003E49CB">
        <w:tc>
          <w:tcPr>
            <w:tcW w:w="2547" w:type="dxa"/>
          </w:tcPr>
          <w:p w14:paraId="4DF801A3" w14:textId="77777777" w:rsidR="00041B92" w:rsidRPr="00041B92" w:rsidRDefault="00041B92" w:rsidP="00BC48D5">
            <w:pPr>
              <w:rPr>
                <w:lang w:val="en-US"/>
              </w:rPr>
            </w:pPr>
            <w:r w:rsidRPr="00041B92">
              <w:rPr>
                <w:lang w:val="en-US"/>
              </w:rPr>
              <w:t>Database</w:t>
            </w:r>
          </w:p>
        </w:tc>
        <w:tc>
          <w:tcPr>
            <w:tcW w:w="6516" w:type="dxa"/>
          </w:tcPr>
          <w:p w14:paraId="3E63B7FC" w14:textId="77777777" w:rsidR="00041B92" w:rsidRPr="00BB03C0" w:rsidRDefault="00BB03C0" w:rsidP="00BC48D5">
            <w:r w:rsidRPr="00BB03C0">
              <w:t>Een omgeving waar veel d</w:t>
            </w:r>
            <w:r>
              <w:t>ata kan worden opgeslagen.</w:t>
            </w:r>
          </w:p>
        </w:tc>
      </w:tr>
      <w:tr w:rsidR="00041B92" w:rsidRPr="00BB03C0" w14:paraId="628EA847" w14:textId="77777777" w:rsidTr="003E49CB">
        <w:tc>
          <w:tcPr>
            <w:tcW w:w="2547" w:type="dxa"/>
          </w:tcPr>
          <w:p w14:paraId="23CAB8C9" w14:textId="77777777" w:rsidR="00041B92" w:rsidRPr="00041B92" w:rsidRDefault="00041B92" w:rsidP="00BC48D5">
            <w:pPr>
              <w:rPr>
                <w:lang w:val="en-US"/>
              </w:rPr>
            </w:pPr>
            <w:r w:rsidRPr="00041B92">
              <w:rPr>
                <w:lang w:val="en-US"/>
              </w:rPr>
              <w:t>Debuggen</w:t>
            </w:r>
          </w:p>
        </w:tc>
        <w:tc>
          <w:tcPr>
            <w:tcW w:w="6516" w:type="dxa"/>
          </w:tcPr>
          <w:p w14:paraId="331FB5D0" w14:textId="77777777" w:rsidR="00041B92" w:rsidRPr="00BB03C0" w:rsidRDefault="00BB03C0" w:rsidP="00BC48D5">
            <w:r w:rsidRPr="00BB03C0">
              <w:t>Handmatig door de code l</w:t>
            </w:r>
            <w:r>
              <w:t xml:space="preserve">open terwijl het programma draait waardoor fouten makkelijk gevonden kunnen worden. </w:t>
            </w:r>
          </w:p>
        </w:tc>
      </w:tr>
      <w:tr w:rsidR="00041B92" w:rsidRPr="00BB03C0" w14:paraId="7B06A219" w14:textId="77777777" w:rsidTr="003E49CB">
        <w:tc>
          <w:tcPr>
            <w:tcW w:w="2547" w:type="dxa"/>
          </w:tcPr>
          <w:p w14:paraId="15DAA315" w14:textId="77777777" w:rsidR="00041B92" w:rsidRPr="00041B92" w:rsidRDefault="00041B92" w:rsidP="00BC48D5">
            <w:pPr>
              <w:rPr>
                <w:lang w:val="en-US"/>
              </w:rPr>
            </w:pPr>
            <w:r w:rsidRPr="00041B92">
              <w:rPr>
                <w:lang w:val="en-US"/>
              </w:rPr>
              <w:t>Deployen</w:t>
            </w:r>
          </w:p>
        </w:tc>
        <w:tc>
          <w:tcPr>
            <w:tcW w:w="6516" w:type="dxa"/>
          </w:tcPr>
          <w:p w14:paraId="7FAF16B2" w14:textId="77777777" w:rsidR="00041B92" w:rsidRPr="00BB03C0" w:rsidRDefault="00BB03C0" w:rsidP="00BC48D5">
            <w:r w:rsidRPr="00BB03C0">
              <w:t>Het zetten van een a</w:t>
            </w:r>
            <w:r>
              <w:t xml:space="preserve">pplicatie op een server. </w:t>
            </w:r>
          </w:p>
        </w:tc>
      </w:tr>
      <w:tr w:rsidR="00041B92" w:rsidRPr="00462882" w14:paraId="0A750DDE" w14:textId="77777777" w:rsidTr="003E49CB">
        <w:tc>
          <w:tcPr>
            <w:tcW w:w="2547" w:type="dxa"/>
          </w:tcPr>
          <w:p w14:paraId="4885879A" w14:textId="77777777" w:rsidR="00041B92" w:rsidRPr="00041B92" w:rsidRDefault="00041B92" w:rsidP="00BC48D5">
            <w:pPr>
              <w:rPr>
                <w:lang w:val="en-US"/>
              </w:rPr>
            </w:pPr>
            <w:r w:rsidRPr="00041B92">
              <w:rPr>
                <w:lang w:val="en-US"/>
              </w:rPr>
              <w:t>Develop branch</w:t>
            </w:r>
          </w:p>
        </w:tc>
        <w:tc>
          <w:tcPr>
            <w:tcW w:w="6516" w:type="dxa"/>
          </w:tcPr>
          <w:p w14:paraId="45AFF5CA" w14:textId="77777777" w:rsidR="00041B92" w:rsidRPr="00462882" w:rsidRDefault="00462882" w:rsidP="00BC48D5">
            <w:r w:rsidRPr="00462882">
              <w:t>Een verzamel plek van c</w:t>
            </w:r>
            <w:r>
              <w:t>ode die nog niet voor het publiek / de opdrachtgever beschikbaar is.</w:t>
            </w:r>
          </w:p>
        </w:tc>
      </w:tr>
      <w:tr w:rsidR="00041B92" w:rsidRPr="00462882" w14:paraId="1E95A30A" w14:textId="77777777" w:rsidTr="003E49CB">
        <w:tc>
          <w:tcPr>
            <w:tcW w:w="2547" w:type="dxa"/>
          </w:tcPr>
          <w:p w14:paraId="47A1BC10" w14:textId="77777777" w:rsidR="00041B92" w:rsidRPr="00041B92" w:rsidRDefault="00041B92" w:rsidP="00BC48D5">
            <w:pPr>
              <w:rPr>
                <w:lang w:val="en-US"/>
              </w:rPr>
            </w:pPr>
            <w:r w:rsidRPr="00041B92">
              <w:rPr>
                <w:lang w:val="en-US"/>
              </w:rPr>
              <w:t>Git</w:t>
            </w:r>
          </w:p>
        </w:tc>
        <w:tc>
          <w:tcPr>
            <w:tcW w:w="6516" w:type="dxa"/>
          </w:tcPr>
          <w:p w14:paraId="22B8976B" w14:textId="77777777" w:rsidR="00041B92" w:rsidRPr="00462882" w:rsidRDefault="00462882" w:rsidP="00BC48D5">
            <w:r w:rsidRPr="00462882">
              <w:t xml:space="preserve">Een verzamel </w:t>
            </w:r>
            <w:r w:rsidR="004E03CE">
              <w:t>en beheer omgeving</w:t>
            </w:r>
            <w:r w:rsidRPr="00462882">
              <w:t xml:space="preserve"> van a</w:t>
            </w:r>
            <w:r>
              <w:t>lle broncode</w:t>
            </w:r>
            <w:r w:rsidR="004E03CE">
              <w:t>.</w:t>
            </w:r>
          </w:p>
        </w:tc>
      </w:tr>
      <w:tr w:rsidR="00041B92" w:rsidRPr="004E03CE" w14:paraId="3A32980C" w14:textId="77777777" w:rsidTr="003E49CB">
        <w:tc>
          <w:tcPr>
            <w:tcW w:w="2547" w:type="dxa"/>
          </w:tcPr>
          <w:p w14:paraId="6D9C6ED4" w14:textId="77777777" w:rsidR="00041B92" w:rsidRPr="00041B92" w:rsidRDefault="00041B92" w:rsidP="00BC48D5">
            <w:pPr>
              <w:rPr>
                <w:lang w:val="en-US"/>
              </w:rPr>
            </w:pPr>
            <w:r w:rsidRPr="00041B92">
              <w:rPr>
                <w:lang w:val="en-US"/>
              </w:rPr>
              <w:t>HBO ICT Competenties</w:t>
            </w:r>
          </w:p>
        </w:tc>
        <w:tc>
          <w:tcPr>
            <w:tcW w:w="6516" w:type="dxa"/>
          </w:tcPr>
          <w:p w14:paraId="25549DB3" w14:textId="77777777" w:rsidR="00041B92" w:rsidRPr="004E03CE" w:rsidRDefault="004E03CE" w:rsidP="00BC48D5">
            <w:r w:rsidRPr="004E03CE">
              <w:t>Competenties die elke HBO I</w:t>
            </w:r>
            <w:r>
              <w:t xml:space="preserve">CT afstudeerder moet kunnen aantonen tijdens zijn of haar afstudeerproject. </w:t>
            </w:r>
          </w:p>
        </w:tc>
      </w:tr>
      <w:tr w:rsidR="00041B92" w:rsidRPr="00041B92" w14:paraId="4495883C" w14:textId="77777777" w:rsidTr="003E49CB">
        <w:tc>
          <w:tcPr>
            <w:tcW w:w="2547" w:type="dxa"/>
          </w:tcPr>
          <w:p w14:paraId="41FFCACB" w14:textId="77777777" w:rsidR="00041B92" w:rsidRPr="00041B92" w:rsidRDefault="00041B92" w:rsidP="00BC48D5">
            <w:r w:rsidRPr="00041B92">
              <w:t>Integratie test</w:t>
            </w:r>
          </w:p>
        </w:tc>
        <w:tc>
          <w:tcPr>
            <w:tcW w:w="6516" w:type="dxa"/>
          </w:tcPr>
          <w:p w14:paraId="0D139DB3" w14:textId="77777777" w:rsidR="00041B92" w:rsidRPr="00041B92" w:rsidRDefault="00557C6F" w:rsidP="00BC48D5">
            <w:r>
              <w:t xml:space="preserve">Een test waarbij wordt gekeken of alle losstaande software elementen goed gekoppeld zijn aan elkaar. </w:t>
            </w:r>
          </w:p>
        </w:tc>
      </w:tr>
      <w:tr w:rsidR="00041B92" w:rsidRPr="00041B92" w14:paraId="189E6D74" w14:textId="77777777" w:rsidTr="003E49CB">
        <w:tc>
          <w:tcPr>
            <w:tcW w:w="2547" w:type="dxa"/>
          </w:tcPr>
          <w:p w14:paraId="37984615" w14:textId="77777777" w:rsidR="00041B92" w:rsidRPr="00041B92" w:rsidRDefault="00041B92" w:rsidP="00BC48D5">
            <w:r w:rsidRPr="00041B92">
              <w:t>Kanban</w:t>
            </w:r>
          </w:p>
        </w:tc>
        <w:tc>
          <w:tcPr>
            <w:tcW w:w="6516" w:type="dxa"/>
          </w:tcPr>
          <w:p w14:paraId="67C556C3" w14:textId="77777777" w:rsidR="00041B92" w:rsidRPr="00041B92" w:rsidRDefault="00C67A96" w:rsidP="00BC48D5">
            <w:r>
              <w:t xml:space="preserve">Een ontwikkelmethode die valt onder Agile. </w:t>
            </w:r>
          </w:p>
        </w:tc>
      </w:tr>
      <w:tr w:rsidR="00041B92" w:rsidRPr="00041B92" w14:paraId="1A2F0CDD" w14:textId="77777777" w:rsidTr="003E49CB">
        <w:tc>
          <w:tcPr>
            <w:tcW w:w="2547" w:type="dxa"/>
          </w:tcPr>
          <w:p w14:paraId="10D9C33A" w14:textId="77777777" w:rsidR="00041B92" w:rsidRPr="00041B92" w:rsidRDefault="00041B92" w:rsidP="00BC48D5">
            <w:r w:rsidRPr="00041B92">
              <w:t>Kunstmatige intelligentie</w:t>
            </w:r>
          </w:p>
        </w:tc>
        <w:tc>
          <w:tcPr>
            <w:tcW w:w="6516" w:type="dxa"/>
          </w:tcPr>
          <w:p w14:paraId="0D233182" w14:textId="77777777" w:rsidR="00041B92" w:rsidRPr="00041B92" w:rsidRDefault="001070B2" w:rsidP="00BC48D5">
            <w:r>
              <w:t>Een ontwikkeling waarbij programma’s leren zelf bepaalde problemen op te lossen.</w:t>
            </w:r>
          </w:p>
        </w:tc>
      </w:tr>
      <w:tr w:rsidR="00041B92" w:rsidRPr="00041B92" w14:paraId="665C848C" w14:textId="77777777" w:rsidTr="003E49CB">
        <w:tc>
          <w:tcPr>
            <w:tcW w:w="2547" w:type="dxa"/>
          </w:tcPr>
          <w:p w14:paraId="1A0D3C73" w14:textId="77777777" w:rsidR="00041B92" w:rsidRPr="00041B92" w:rsidRDefault="00041B92" w:rsidP="00BC48D5">
            <w:r w:rsidRPr="00041B92">
              <w:t>Minimum viable product</w:t>
            </w:r>
          </w:p>
        </w:tc>
        <w:tc>
          <w:tcPr>
            <w:tcW w:w="6516" w:type="dxa"/>
          </w:tcPr>
          <w:p w14:paraId="08D4CA2B" w14:textId="77777777" w:rsidR="00041B92" w:rsidRPr="00041B92" w:rsidRDefault="001070B2" w:rsidP="00BC48D5">
            <w:r>
              <w:t>Een vastgesteld minimum wat een product moet kunnen.</w:t>
            </w:r>
          </w:p>
        </w:tc>
      </w:tr>
      <w:tr w:rsidR="00041B92" w:rsidRPr="00041B92" w14:paraId="34FFC032" w14:textId="77777777" w:rsidTr="003E49CB">
        <w:tc>
          <w:tcPr>
            <w:tcW w:w="2547" w:type="dxa"/>
          </w:tcPr>
          <w:p w14:paraId="0655E028" w14:textId="77777777" w:rsidR="00041B92" w:rsidRPr="00041B92" w:rsidRDefault="00041B92" w:rsidP="00BC48D5">
            <w:r w:rsidRPr="00041B92">
              <w:t>PDF</w:t>
            </w:r>
          </w:p>
        </w:tc>
        <w:tc>
          <w:tcPr>
            <w:tcW w:w="6516" w:type="dxa"/>
          </w:tcPr>
          <w:p w14:paraId="27850439" w14:textId="77777777" w:rsidR="00041B92" w:rsidRPr="00041B92" w:rsidRDefault="001070B2" w:rsidP="00BC48D5">
            <w:r>
              <w:t>Een type bestand waar een document in wordt opgeslagen zodat deze kan worden ingezien maar niet kan worden bewerkt.</w:t>
            </w:r>
          </w:p>
        </w:tc>
      </w:tr>
      <w:tr w:rsidR="00041B92" w:rsidRPr="00041B92" w14:paraId="1BDC0470" w14:textId="77777777" w:rsidTr="003E49CB">
        <w:tc>
          <w:tcPr>
            <w:tcW w:w="2547" w:type="dxa"/>
          </w:tcPr>
          <w:p w14:paraId="527D0E90" w14:textId="77777777" w:rsidR="00041B92" w:rsidRPr="00041B92" w:rsidRDefault="00041B92" w:rsidP="00BC48D5">
            <w:r w:rsidRPr="00041B92">
              <w:t xml:space="preserve">Proof Of Concept    </w:t>
            </w:r>
          </w:p>
        </w:tc>
        <w:tc>
          <w:tcPr>
            <w:tcW w:w="6516" w:type="dxa"/>
          </w:tcPr>
          <w:p w14:paraId="22A48055" w14:textId="77777777" w:rsidR="00041B92" w:rsidRPr="00041B92" w:rsidRDefault="001070B2" w:rsidP="00BC48D5">
            <w:r>
              <w:t xml:space="preserve">Een product dat niet in productie gaat maar alleen gebruikt wordt om te kijken of een bepaald idee werkt. </w:t>
            </w:r>
          </w:p>
        </w:tc>
      </w:tr>
      <w:tr w:rsidR="00041B92" w:rsidRPr="00041B92" w14:paraId="0824FBB9" w14:textId="77777777" w:rsidTr="003E49CB">
        <w:tc>
          <w:tcPr>
            <w:tcW w:w="2547" w:type="dxa"/>
          </w:tcPr>
          <w:p w14:paraId="62A30212" w14:textId="77777777" w:rsidR="00041B92" w:rsidRPr="00041B92" w:rsidRDefault="00041B92" w:rsidP="00BC48D5">
            <w:r w:rsidRPr="00041B92">
              <w:t>Push (git)</w:t>
            </w:r>
          </w:p>
        </w:tc>
        <w:tc>
          <w:tcPr>
            <w:tcW w:w="6516" w:type="dxa"/>
          </w:tcPr>
          <w:p w14:paraId="22934E06" w14:textId="77777777" w:rsidR="00041B92" w:rsidRPr="00041B92" w:rsidRDefault="001070B2" w:rsidP="00BC48D5">
            <w:r>
              <w:t xml:space="preserve">Het verzenden van nieuwe veranderingen in de code naar de git omgeving. </w:t>
            </w:r>
          </w:p>
        </w:tc>
      </w:tr>
      <w:tr w:rsidR="00041B92" w:rsidRPr="00041B92" w14:paraId="54979A87" w14:textId="77777777" w:rsidTr="003E49CB">
        <w:tc>
          <w:tcPr>
            <w:tcW w:w="2547" w:type="dxa"/>
          </w:tcPr>
          <w:p w14:paraId="0DD99CE3" w14:textId="77777777" w:rsidR="00041B92" w:rsidRPr="00041B92" w:rsidRDefault="00041B92" w:rsidP="00BC48D5">
            <w:r w:rsidRPr="00041B92">
              <w:t>Scrum</w:t>
            </w:r>
          </w:p>
        </w:tc>
        <w:tc>
          <w:tcPr>
            <w:tcW w:w="6516" w:type="dxa"/>
          </w:tcPr>
          <w:p w14:paraId="7064582D" w14:textId="77777777" w:rsidR="00041B92" w:rsidRPr="00041B92" w:rsidRDefault="001070B2" w:rsidP="00BC48D5">
            <w:r>
              <w:t>Een ontwikkelmethode die valt onder Agile.</w:t>
            </w:r>
          </w:p>
        </w:tc>
      </w:tr>
      <w:tr w:rsidR="00041B92" w:rsidRPr="00041B92" w14:paraId="32C23269" w14:textId="77777777" w:rsidTr="003E49CB">
        <w:tc>
          <w:tcPr>
            <w:tcW w:w="2547" w:type="dxa"/>
          </w:tcPr>
          <w:p w14:paraId="57100156" w14:textId="77777777" w:rsidR="00041B92" w:rsidRPr="00041B92" w:rsidRDefault="00041B92" w:rsidP="00BC48D5">
            <w:r w:rsidRPr="00041B92">
              <w:t>Statische code kwaliteit</w:t>
            </w:r>
          </w:p>
        </w:tc>
        <w:tc>
          <w:tcPr>
            <w:tcW w:w="6516" w:type="dxa"/>
          </w:tcPr>
          <w:p w14:paraId="1C102759" w14:textId="77777777" w:rsidR="00041B92" w:rsidRPr="00041B92" w:rsidRDefault="001070B2" w:rsidP="00BC48D5">
            <w:r>
              <w:t xml:space="preserve">Een set van regels waarmee, vaak geautomatiseerd, gekeken wordt of de geschreven code juist is. </w:t>
            </w:r>
          </w:p>
        </w:tc>
      </w:tr>
      <w:tr w:rsidR="00041B92" w:rsidRPr="00041B92" w14:paraId="5E4CF527" w14:textId="77777777" w:rsidTr="003E49CB">
        <w:tc>
          <w:tcPr>
            <w:tcW w:w="2547" w:type="dxa"/>
          </w:tcPr>
          <w:p w14:paraId="5F14BF02" w14:textId="77777777" w:rsidR="00041B92" w:rsidRPr="00041B92" w:rsidRDefault="00041B92" w:rsidP="00BC48D5">
            <w:r w:rsidRPr="00041B92">
              <w:t>Unit test</w:t>
            </w:r>
          </w:p>
        </w:tc>
        <w:tc>
          <w:tcPr>
            <w:tcW w:w="6516" w:type="dxa"/>
          </w:tcPr>
          <w:p w14:paraId="39F099E7" w14:textId="77777777" w:rsidR="00041B92" w:rsidRPr="00041B92" w:rsidRDefault="00571473" w:rsidP="00BC48D5">
            <w:r>
              <w:t>Een manier van softwaretesten om functionaliteiten afzonderlijk van elkaar te kunnen testen.</w:t>
            </w:r>
          </w:p>
        </w:tc>
      </w:tr>
      <w:tr w:rsidR="00041B92" w:rsidRPr="00041B92" w14:paraId="6CA55B84" w14:textId="77777777" w:rsidTr="003E49CB">
        <w:tc>
          <w:tcPr>
            <w:tcW w:w="2547" w:type="dxa"/>
          </w:tcPr>
          <w:p w14:paraId="4965C8E3" w14:textId="77777777" w:rsidR="00041B92" w:rsidRPr="00041B92" w:rsidRDefault="00041B92" w:rsidP="00BC48D5">
            <w:r w:rsidRPr="00041B92">
              <w:t>Zip bestand</w:t>
            </w:r>
          </w:p>
        </w:tc>
        <w:tc>
          <w:tcPr>
            <w:tcW w:w="6516" w:type="dxa"/>
          </w:tcPr>
          <w:p w14:paraId="60D87FA2" w14:textId="77777777" w:rsidR="00041B92" w:rsidRPr="00041B92" w:rsidRDefault="00571473" w:rsidP="00BC48D5">
            <w:r>
              <w:t xml:space="preserve">Een bestand wat gezien wordt als een pakketje waar verschillende bestanden in kunnen zitten. </w:t>
            </w:r>
          </w:p>
        </w:tc>
      </w:tr>
    </w:tbl>
    <w:p w14:paraId="1EB4C5D9" w14:textId="77777777" w:rsidR="00041B92" w:rsidRPr="00041B92" w:rsidRDefault="00041B92" w:rsidP="00041B92">
      <w:r>
        <w:tab/>
      </w:r>
    </w:p>
    <w:p w14:paraId="1816E915" w14:textId="77777777" w:rsidR="00891492" w:rsidRDefault="00515EB5" w:rsidP="00891492">
      <w:pPr>
        <w:pStyle w:val="Heading1"/>
      </w:pPr>
      <w:bookmarkStart w:id="5" w:name="_Toc336413"/>
      <w:bookmarkStart w:id="6" w:name="_Toc523938"/>
      <w:r>
        <w:lastRenderedPageBreak/>
        <w:t>Projectopdracht</w:t>
      </w:r>
      <w:bookmarkEnd w:id="5"/>
      <w:bookmarkEnd w:id="6"/>
    </w:p>
    <w:p w14:paraId="41F87689" w14:textId="77777777" w:rsidR="00174445" w:rsidRDefault="00174445" w:rsidP="00174445">
      <w:pPr>
        <w:pStyle w:val="Heading2"/>
      </w:pPr>
      <w:bookmarkStart w:id="7" w:name="_Toc523939"/>
      <w:r>
        <w:t>Opdrachtgever en opdrachtnemer</w:t>
      </w:r>
      <w:bookmarkEnd w:id="7"/>
    </w:p>
    <w:p w14:paraId="73E8508A" w14:textId="77777777"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14:paraId="325B2779" w14:textId="77777777" w:rsidTr="006E4750">
        <w:trPr>
          <w:cnfStyle w:val="100000000000" w:firstRow="1" w:lastRow="0" w:firstColumn="0" w:lastColumn="0" w:oddVBand="0" w:evenVBand="0" w:oddHBand="0" w:evenHBand="0" w:firstRowFirstColumn="0" w:firstRowLastColumn="0" w:lastRowFirstColumn="0" w:lastRowLastColumn="0"/>
        </w:trPr>
        <w:tc>
          <w:tcPr>
            <w:tcW w:w="2552" w:type="dxa"/>
          </w:tcPr>
          <w:p w14:paraId="3266B81E" w14:textId="77777777" w:rsidR="00637167" w:rsidRDefault="00637167" w:rsidP="00174445">
            <w:pPr>
              <w:spacing w:line="259" w:lineRule="auto"/>
            </w:pPr>
            <w:r>
              <w:t>Naam</w:t>
            </w:r>
          </w:p>
        </w:tc>
        <w:tc>
          <w:tcPr>
            <w:tcW w:w="4536" w:type="dxa"/>
          </w:tcPr>
          <w:p w14:paraId="29B225A6" w14:textId="77777777" w:rsidR="00637167" w:rsidRDefault="00637167" w:rsidP="00174445">
            <w:pPr>
              <w:spacing w:line="259" w:lineRule="auto"/>
            </w:pPr>
            <w:r>
              <w:t>Rol</w:t>
            </w:r>
          </w:p>
        </w:tc>
      </w:tr>
      <w:tr w:rsidR="00637167" w14:paraId="358DA163" w14:textId="77777777" w:rsidTr="006E4750">
        <w:trPr>
          <w:cnfStyle w:val="000000100000" w:firstRow="0" w:lastRow="0" w:firstColumn="0" w:lastColumn="0" w:oddVBand="0" w:evenVBand="0" w:oddHBand="1" w:evenHBand="0" w:firstRowFirstColumn="0" w:firstRowLastColumn="0" w:lastRowFirstColumn="0" w:lastRowLastColumn="0"/>
        </w:trPr>
        <w:tc>
          <w:tcPr>
            <w:tcW w:w="2552" w:type="dxa"/>
          </w:tcPr>
          <w:p w14:paraId="6E062273" w14:textId="77777777" w:rsidR="00637167" w:rsidRDefault="00637167" w:rsidP="00174445">
            <w:pPr>
              <w:spacing w:line="259" w:lineRule="auto"/>
            </w:pPr>
            <w:r>
              <w:t>Merik Westerveld</w:t>
            </w:r>
          </w:p>
        </w:tc>
        <w:tc>
          <w:tcPr>
            <w:tcW w:w="4536" w:type="dxa"/>
          </w:tcPr>
          <w:p w14:paraId="7C647947" w14:textId="77777777" w:rsidR="00637167" w:rsidRDefault="002E0E54" w:rsidP="00035C73">
            <w:pPr>
              <w:keepNext/>
              <w:spacing w:line="259" w:lineRule="auto"/>
            </w:pPr>
            <w:r>
              <w:t>O</w:t>
            </w:r>
            <w:r w:rsidR="00637167">
              <w:t>pdrachtnemer</w:t>
            </w:r>
            <w:r w:rsidR="0056566D">
              <w:t xml:space="preserve"> </w:t>
            </w:r>
            <w:r w:rsidR="00A91081">
              <w:t>&amp;</w:t>
            </w:r>
            <w:r w:rsidR="0056566D">
              <w:t xml:space="preserve"> afstudeerder </w:t>
            </w:r>
          </w:p>
        </w:tc>
      </w:tr>
    </w:tbl>
    <w:p w14:paraId="157531E7" w14:textId="77777777" w:rsidR="000E335A" w:rsidRDefault="00035C73" w:rsidP="00365065">
      <w:pPr>
        <w:pStyle w:val="Captionfortableandimage"/>
      </w:pPr>
      <w:bookmarkStart w:id="8" w:name="_Toc523925"/>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C50A6A">
        <w:rPr>
          <w:noProof/>
        </w:rPr>
        <w:t>1</w:t>
      </w:r>
      <w:r w:rsidR="00624CF8">
        <w:rPr>
          <w:noProof/>
        </w:rPr>
        <w:fldChar w:fldCharType="end"/>
      </w:r>
      <w:r>
        <w:t xml:space="preserve">: </w:t>
      </w:r>
      <w:r w:rsidRPr="00365065">
        <w:t>opdrachtnemer</w:t>
      </w:r>
      <w:r>
        <w:t>(s)</w:t>
      </w:r>
      <w:bookmarkEnd w:id="8"/>
    </w:p>
    <w:p w14:paraId="4C0823B7" w14:textId="77777777"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14:paraId="5D7DF9F8" w14:textId="77777777" w:rsidTr="006E4750">
        <w:trPr>
          <w:cnfStyle w:val="100000000000" w:firstRow="1" w:lastRow="0" w:firstColumn="0" w:lastColumn="0" w:oddVBand="0" w:evenVBand="0" w:oddHBand="0" w:evenHBand="0" w:firstRowFirstColumn="0" w:firstRowLastColumn="0" w:lastRowFirstColumn="0" w:lastRowLastColumn="0"/>
        </w:trPr>
        <w:tc>
          <w:tcPr>
            <w:tcW w:w="2547" w:type="dxa"/>
          </w:tcPr>
          <w:p w14:paraId="6F4EF12E" w14:textId="77777777" w:rsidR="000E335A" w:rsidRDefault="00637167" w:rsidP="00A65049">
            <w:pPr>
              <w:spacing w:line="259" w:lineRule="auto"/>
            </w:pPr>
            <w:r>
              <w:t>Naam</w:t>
            </w:r>
          </w:p>
        </w:tc>
        <w:tc>
          <w:tcPr>
            <w:tcW w:w="4532" w:type="dxa"/>
          </w:tcPr>
          <w:p w14:paraId="42875969" w14:textId="77777777" w:rsidR="000E335A" w:rsidRDefault="00637167" w:rsidP="00A65049">
            <w:pPr>
              <w:spacing w:line="259" w:lineRule="auto"/>
            </w:pPr>
            <w:r>
              <w:t>Rol</w:t>
            </w:r>
          </w:p>
        </w:tc>
      </w:tr>
      <w:tr w:rsidR="00637167" w14:paraId="1A8A5B14" w14:textId="77777777" w:rsidTr="006E4750">
        <w:trPr>
          <w:cnfStyle w:val="000000100000" w:firstRow="0" w:lastRow="0" w:firstColumn="0" w:lastColumn="0" w:oddVBand="0" w:evenVBand="0" w:oddHBand="1" w:evenHBand="0" w:firstRowFirstColumn="0" w:firstRowLastColumn="0" w:lastRowFirstColumn="0" w:lastRowLastColumn="0"/>
        </w:trPr>
        <w:tc>
          <w:tcPr>
            <w:tcW w:w="2547" w:type="dxa"/>
          </w:tcPr>
          <w:p w14:paraId="44EB7D5B" w14:textId="77777777" w:rsidR="00637167" w:rsidRDefault="00637167" w:rsidP="00A65049">
            <w:pPr>
              <w:spacing w:line="259" w:lineRule="auto"/>
            </w:pPr>
            <w:r>
              <w:t>Hans Geurtsen</w:t>
            </w:r>
          </w:p>
        </w:tc>
        <w:tc>
          <w:tcPr>
            <w:tcW w:w="4532" w:type="dxa"/>
          </w:tcPr>
          <w:p w14:paraId="1934D2DE" w14:textId="77777777"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14:paraId="292DD9C0" w14:textId="77777777" w:rsidTr="006E4750">
        <w:tc>
          <w:tcPr>
            <w:tcW w:w="2547" w:type="dxa"/>
          </w:tcPr>
          <w:p w14:paraId="48D4CC3B" w14:textId="77777777" w:rsidR="00637167" w:rsidRDefault="00637167" w:rsidP="00A65049">
            <w:pPr>
              <w:spacing w:line="259" w:lineRule="auto"/>
            </w:pPr>
            <w:r>
              <w:t>Paaspop</w:t>
            </w:r>
          </w:p>
        </w:tc>
        <w:tc>
          <w:tcPr>
            <w:tcW w:w="4532" w:type="dxa"/>
          </w:tcPr>
          <w:p w14:paraId="26ABD597" w14:textId="77777777" w:rsidR="00637167" w:rsidRDefault="00637167" w:rsidP="00365065">
            <w:pPr>
              <w:keepNext/>
              <w:spacing w:line="259" w:lineRule="auto"/>
            </w:pPr>
            <w:r>
              <w:t>Externe opdrachtgever</w:t>
            </w:r>
          </w:p>
        </w:tc>
      </w:tr>
    </w:tbl>
    <w:p w14:paraId="5F0750B2" w14:textId="77777777" w:rsidR="000E335A" w:rsidRDefault="00365065" w:rsidP="00365065">
      <w:pPr>
        <w:pStyle w:val="Captionfortableandimage"/>
      </w:pPr>
      <w:bookmarkStart w:id="9" w:name="_Toc523926"/>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C50A6A">
        <w:rPr>
          <w:noProof/>
        </w:rPr>
        <w:t>2</w:t>
      </w:r>
      <w:r w:rsidR="00624CF8">
        <w:rPr>
          <w:noProof/>
        </w:rPr>
        <w:fldChar w:fldCharType="end"/>
      </w:r>
      <w:r>
        <w:t>: opdrachtgevers</w:t>
      </w:r>
      <w:bookmarkEnd w:id="9"/>
    </w:p>
    <w:p w14:paraId="36AFB47A" w14:textId="77777777" w:rsidR="00560ED4" w:rsidRDefault="00560ED4" w:rsidP="00174445">
      <w:pPr>
        <w:spacing w:line="259" w:lineRule="auto"/>
      </w:pPr>
    </w:p>
    <w:p w14:paraId="0DAB70CF" w14:textId="77777777" w:rsidR="00FD49D0" w:rsidRDefault="00FD49D0" w:rsidP="00FD49D0">
      <w:pPr>
        <w:pStyle w:val="Heading2"/>
      </w:pPr>
      <w:bookmarkStart w:id="10" w:name="_Toc523940"/>
      <w:commentRangeStart w:id="11"/>
      <w:r>
        <w:t>Opdrachtdefinitie</w:t>
      </w:r>
      <w:bookmarkEnd w:id="10"/>
      <w:commentRangeEnd w:id="11"/>
      <w:r w:rsidR="00161ABF">
        <w:rPr>
          <w:rStyle w:val="CommentReference"/>
          <w:rFonts w:asciiTheme="minorHAnsi" w:eastAsiaTheme="minorHAnsi" w:hAnsiTheme="minorHAnsi" w:cstheme="minorBidi"/>
          <w:b w:val="0"/>
          <w:color w:val="auto"/>
        </w:rPr>
        <w:commentReference w:id="11"/>
      </w:r>
    </w:p>
    <w:p w14:paraId="0513696E" w14:textId="77777777" w:rsidR="00FD49D0" w:rsidRPr="005D005D" w:rsidRDefault="00C52DD6" w:rsidP="00174445">
      <w:pPr>
        <w:spacing w:line="259" w:lineRule="auto"/>
      </w:pPr>
      <w:r>
        <w:t>Paaspop is een festival wat elk jaar tijdens het paasweekend gedurende drie dagen gehouden wordt in Schijndel. Dit festival wordt gezien als opener van het festivalseizoen. Paaspop is uitgegroeid tot een groot festival met 8</w:t>
      </w:r>
      <w:r w:rsidR="00E01928">
        <w:t>0</w:t>
      </w:r>
      <w:r>
        <w:t>.000 bezoekers verdeeld over het weekend</w:t>
      </w:r>
      <w:r w:rsidR="005A1309">
        <w:t xml:space="preserve"> </w:t>
      </w:r>
      <w:r>
        <w:rPr>
          <w:rStyle w:val="FootnoteReference"/>
        </w:rPr>
        <w:footnoteReference w:id="1"/>
      </w:r>
      <w:r>
        <w:t xml:space="preserve">. </w:t>
      </w:r>
      <w:r w:rsidR="004105A1">
        <w:t xml:space="preserve">Het doel van Paaspop is om van bezoekers vaste bezoekers te maken die elk jaar weer voor </w:t>
      </w:r>
      <w:r w:rsidR="00324970">
        <w:t>de</w:t>
      </w:r>
      <w:r w:rsidR="004105A1">
        <w:t xml:space="preserve"> festival</w:t>
      </w:r>
      <w:r w:rsidR="00324970">
        <w:t>ervaring</w:t>
      </w:r>
      <w:r w:rsidR="004105A1">
        <w:t xml:space="preserve"> terug komen. </w:t>
      </w:r>
      <w:r w:rsidR="005A1309">
        <w:t xml:space="preserve">Dat is nogal een uitdaging aangezien er steeds meer festivals komen in Nederland en er dus steeds meer concurrentie </w:t>
      </w:r>
      <w:r w:rsidR="00562F51">
        <w:t>is</w:t>
      </w:r>
      <w:r w:rsidR="005A1309">
        <w:t xml:space="preserve">. Door deze grote concurrentiestrijd hebben een groot aantal festivals in de afgelopen jaren moeten stoppen of af moeten </w:t>
      </w:r>
      <w:r w:rsidR="001528B9">
        <w:t>schalen</w:t>
      </w:r>
      <w:r w:rsidR="005A1309">
        <w:t xml:space="preserve"> tot een </w:t>
      </w:r>
      <w:r w:rsidR="001528B9">
        <w:t>kleiner</w:t>
      </w:r>
      <w:r w:rsidR="005A1309">
        <w:t xml:space="preserve"> festival </w:t>
      </w:r>
      <w:r w:rsidR="005A1309">
        <w:rPr>
          <w:rStyle w:val="FootnoteReference"/>
        </w:rPr>
        <w:footnoteReference w:id="2"/>
      </w:r>
      <w:r w:rsidR="005A1309">
        <w:t>.</w:t>
      </w:r>
      <w:r w:rsidR="004105A1">
        <w:t xml:space="preserve"> D</w:t>
      </w:r>
      <w:r w:rsidR="005A1309">
        <w:t>it wil Paaspop natuurlijk voorkomen</w:t>
      </w:r>
      <w:r w:rsidR="004105A1">
        <w:t xml:space="preserve"> en</w:t>
      </w:r>
      <w:r w:rsidR="00E9466D">
        <w:t xml:space="preserve"> dus</w:t>
      </w:r>
      <w:r w:rsidR="004105A1">
        <w:t xml:space="preserve"> hebben ze als doel dat ze bezoekers een optimale beleving willen geven waardoor ze jaar op jaar weer terug keren naar Schijndel.</w:t>
      </w:r>
      <w:r w:rsidR="005A1309">
        <w:t xml:space="preserve"> </w:t>
      </w:r>
      <w:r w:rsidR="004105A1">
        <w:t xml:space="preserve">Dit is dan ook de </w:t>
      </w:r>
      <w:r w:rsidR="005A1309">
        <w:t xml:space="preserve">aanleiding geweest van Paaspop om te vragen </w:t>
      </w:r>
      <w:r w:rsidR="004105A1">
        <w:t xml:space="preserve">een </w:t>
      </w:r>
      <w:r w:rsidR="005A1309">
        <w:t xml:space="preserve">onderzoek te doen naar een ultieme festival app </w:t>
      </w:r>
      <w:r w:rsidR="00A80FBF">
        <w:t>voor de festivalbezoekers.</w:t>
      </w:r>
      <w:r w:rsidR="005D005D" w:rsidRPr="005D005D">
        <w:t xml:space="preserve"> </w:t>
      </w:r>
    </w:p>
    <w:p w14:paraId="54C0453A" w14:textId="77777777" w:rsidR="005A1309" w:rsidRDefault="005A1309" w:rsidP="00174445">
      <w:pPr>
        <w:spacing w:line="259" w:lineRule="auto"/>
      </w:pPr>
      <w:r>
        <w:t>Echter</w:t>
      </w:r>
      <w:r w:rsidR="004E55F5">
        <w:t>,</w:t>
      </w:r>
      <w:r>
        <w:t xml:space="preserve"> is er nog niet bekend wat de ‘ultieme’ festival app precies is. Waardoor krijgen festivalbezoekers een betere ervaring en wat is hier </w:t>
      </w:r>
      <w:r w:rsidR="002140B2">
        <w:t>voor</w:t>
      </w:r>
      <w:r>
        <w:t xml:space="preserve"> nodig om dit te kunnen realiseren? Ook is de vraag of </w:t>
      </w:r>
      <w:r w:rsidR="004105A1">
        <w:t xml:space="preserve">een mobiele </w:t>
      </w:r>
      <w:r w:rsidR="00992641">
        <w:t>app</w:t>
      </w:r>
      <w:r w:rsidR="004105A1">
        <w:t xml:space="preserve"> wel bijdraagt aan de belevenis van de bezoekers. </w:t>
      </w:r>
    </w:p>
    <w:p w14:paraId="6F2C989C" w14:textId="77777777" w:rsidR="00BC48D5" w:rsidRDefault="004105A1" w:rsidP="00174445">
      <w:pPr>
        <w:spacing w:line="259" w:lineRule="auto"/>
      </w:pPr>
      <w:r>
        <w:t xml:space="preserve">Er staan dus nog veel vragen </w:t>
      </w:r>
      <w:r w:rsidR="00222829">
        <w:t>open</w:t>
      </w:r>
      <w:r>
        <w:t>. Het resultaat van deze opdracht is dan ook geen product dat in productie zal gaan draaien</w:t>
      </w:r>
      <w:r w:rsidR="00B34894">
        <w:t>,</w:t>
      </w:r>
      <w:r>
        <w:t xml:space="preserve"> maar een POC (Proof Of Concept)</w:t>
      </w:r>
      <w:r w:rsidR="00BC48D5">
        <w:t xml:space="preserve">. Er zal een onderzoek gedaan worden </w:t>
      </w:r>
      <w:commentRangeStart w:id="12"/>
      <w:r w:rsidR="00BC48D5">
        <w:t>waar een requirements analyse uit voort komt</w:t>
      </w:r>
      <w:commentRangeEnd w:id="12"/>
      <w:r w:rsidR="00C50A6A">
        <w:rPr>
          <w:rStyle w:val="CommentReference"/>
        </w:rPr>
        <w:commentReference w:id="12"/>
      </w:r>
      <w:r w:rsidR="00BC48D5">
        <w:t xml:space="preserve"> waarna er een POC wordt ontwikkeld</w:t>
      </w:r>
      <w:r w:rsidR="003D37F7">
        <w:t>, wordt getest en weer wordt doorontwikkeld</w:t>
      </w:r>
      <w:r w:rsidR="005C4966">
        <w:t xml:space="preserve"> op basis van gebruikerstesten</w:t>
      </w:r>
      <w:r w:rsidR="003D37F7">
        <w:t>. Uiteindelijk zal de combinatie van het Onderzoek, de ontwikkeling van het POC en de testen zorgen voor een advies dat gegeven kan worden aan de directie van Paaspop.</w:t>
      </w:r>
      <w:r w:rsidR="003118FA">
        <w:t xml:space="preserve"> </w:t>
      </w:r>
    </w:p>
    <w:p w14:paraId="1CE79102" w14:textId="77777777" w:rsidR="00635BFC" w:rsidRDefault="004105A1" w:rsidP="00174445">
      <w:pPr>
        <w:spacing w:line="259" w:lineRule="auto"/>
      </w:pPr>
      <w:r>
        <w:t xml:space="preserve">De functionaliteiten van deze app zijn nog niet gespecificeerd. </w:t>
      </w:r>
      <w:r w:rsidR="00BF3BBD">
        <w:t>Zoals vermeld,</w:t>
      </w:r>
      <w:r>
        <w:t xml:space="preserve"> zal</w:t>
      </w:r>
      <w:r w:rsidR="00BF3BBD">
        <w:t xml:space="preserve"> er</w:t>
      </w:r>
      <w:r>
        <w:t xml:space="preserve"> een onderzoek gedaan moeten worden en veel aannames gemaakt moeten worden om </w:t>
      </w:r>
      <w:r w:rsidR="001A579F">
        <w:t xml:space="preserve">de </w:t>
      </w:r>
      <w:r>
        <w:t xml:space="preserve">functionaliteiten op te stellen. Wel zijn hier al enkele ideeën over wat er ongeveer in de </w:t>
      </w:r>
      <w:r w:rsidR="00992641">
        <w:t>a</w:t>
      </w:r>
      <w:r>
        <w:t>pp ko</w:t>
      </w:r>
      <w:r w:rsidR="000204BC">
        <w:t>mt</w:t>
      </w:r>
      <w:r>
        <w:t xml:space="preserve">. Zo is een festival vaak enorm druk en moeten mensen lang wachten in de rij voor een toiletbezoek of de eettenten waardoor ze een act missen. Ook willen bezoekers vaak zoveel mogelijk zien van de artiesten waardoor ze bepaalde acts vergeten of er door uitloop van een andere act niet aan toe komen. Dit soort problemen zouden </w:t>
      </w:r>
      <w:r w:rsidR="00635BFC">
        <w:t xml:space="preserve">door middel van </w:t>
      </w:r>
      <w:r w:rsidR="00B1716C">
        <w:t>locatie bepaling</w:t>
      </w:r>
      <w:r w:rsidR="00635BFC">
        <w:t xml:space="preserve"> </w:t>
      </w:r>
      <w:r w:rsidR="00586E7D">
        <w:t>en/of</w:t>
      </w:r>
      <w:r w:rsidR="00635BFC">
        <w:t xml:space="preserve"> persoonlijke data voorkomen </w:t>
      </w:r>
      <w:r w:rsidR="00062336">
        <w:t xml:space="preserve">kunnen </w:t>
      </w:r>
      <w:r w:rsidR="00635BFC">
        <w:t xml:space="preserve">worden in combinatie met algoritmes en eventueel kunstmatige intelligentie. Daarnaast kan een app handige functionaliteiten aanbieden waaronder een ‘vrienden zoek service’. Op deze manier zullen bezoekers een </w:t>
      </w:r>
      <w:r w:rsidR="00C53096">
        <w:t>fijnere</w:t>
      </w:r>
      <w:r w:rsidR="00635BFC">
        <w:t xml:space="preserve"> ervaring hebben en vaker terug komen naar het festival. </w:t>
      </w:r>
    </w:p>
    <w:p w14:paraId="7AB2C8C6" w14:textId="77777777" w:rsidR="00351E68" w:rsidRDefault="00351E68" w:rsidP="00125A69">
      <w:pPr>
        <w:pStyle w:val="Heading2"/>
      </w:pPr>
      <w:bookmarkStart w:id="13" w:name="_Toc523941"/>
      <w:r>
        <w:lastRenderedPageBreak/>
        <w:t>Afbakening</w:t>
      </w:r>
      <w:bookmarkEnd w:id="13"/>
    </w:p>
    <w:tbl>
      <w:tblPr>
        <w:tblStyle w:val="InfoSupportTabel"/>
        <w:tblW w:w="9356" w:type="dxa"/>
        <w:tblLayout w:type="fixed"/>
        <w:tblLook w:val="0020" w:firstRow="1" w:lastRow="0" w:firstColumn="0" w:lastColumn="0" w:noHBand="0" w:noVBand="0"/>
      </w:tblPr>
      <w:tblGrid>
        <w:gridCol w:w="4536"/>
        <w:gridCol w:w="4820"/>
      </w:tblGrid>
      <w:tr w:rsidR="006E4750" w:rsidRPr="00C63FDB" w14:paraId="429047FA" w14:textId="77777777"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14:paraId="37CD45F9" w14:textId="77777777" w:rsidR="006E4750" w:rsidRPr="00C63FDB" w:rsidRDefault="006E4750" w:rsidP="006E4750">
            <w:pPr>
              <w:rPr>
                <w:b w:val="0"/>
                <w:color w:val="003865" w:themeColor="text2"/>
              </w:rPr>
            </w:pPr>
            <w:r w:rsidRPr="006F3A82">
              <w:t>Tot het project behoort</w:t>
            </w:r>
          </w:p>
        </w:tc>
        <w:tc>
          <w:tcPr>
            <w:tcW w:w="4820" w:type="dxa"/>
          </w:tcPr>
          <w:p w14:paraId="5902269D" w14:textId="77777777" w:rsidR="006E4750" w:rsidRPr="006F3A82" w:rsidRDefault="006E4750" w:rsidP="006E4750">
            <w:pPr>
              <w:rPr>
                <w:b w:val="0"/>
              </w:rPr>
            </w:pPr>
            <w:r w:rsidRPr="006F3A82">
              <w:t>Tot het project behoort niet</w:t>
            </w:r>
          </w:p>
        </w:tc>
      </w:tr>
      <w:tr w:rsidR="006E4750" w:rsidRPr="00C63FDB" w14:paraId="3B1A19E7" w14:textId="77777777"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14:paraId="34260DB9" w14:textId="77777777"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14:paraId="32E94C1F" w14:textId="77777777" w:rsidR="006E4750" w:rsidRPr="008A00FA" w:rsidRDefault="009E42BA" w:rsidP="0043086C">
            <w:r>
              <w:t>1. Advies geven op basis van financiën. Tijdens het advies zal er enkel gekeken worden of festivalbezoekers het nut inzien van een mobiele app en zo ja, wat voor functionaliteiten.</w:t>
            </w:r>
          </w:p>
        </w:tc>
      </w:tr>
      <w:tr w:rsidR="009E42BA" w:rsidRPr="00C63FDB" w14:paraId="3C850FF0" w14:textId="77777777" w:rsidTr="006E4750">
        <w:trPr>
          <w:trHeight w:val="340"/>
        </w:trPr>
        <w:tc>
          <w:tcPr>
            <w:tcW w:w="4536" w:type="dxa"/>
          </w:tcPr>
          <w:p w14:paraId="7360882F" w14:textId="77777777" w:rsidR="009E42BA" w:rsidRPr="00C63FDB" w:rsidRDefault="009E42BA" w:rsidP="009E42BA">
            <w:pPr>
              <w:pStyle w:val="ListParagraph"/>
              <w:numPr>
                <w:ilvl w:val="0"/>
                <w:numId w:val="37"/>
              </w:numPr>
            </w:pPr>
            <w:r>
              <w:t>Het bouwen van een POC: Paaspop Android app.</w:t>
            </w:r>
          </w:p>
        </w:tc>
        <w:tc>
          <w:tcPr>
            <w:tcW w:w="4820" w:type="dxa"/>
          </w:tcPr>
          <w:p w14:paraId="59556809" w14:textId="77777777" w:rsidR="009E42BA" w:rsidRPr="008A00FA" w:rsidRDefault="009E42BA" w:rsidP="009E42BA">
            <w:r>
              <w:t>2. Het maken van een mobiele app die daadwerkelijk in productie gaat. Hiertoe behoort ook beheer en beheerdocumentatie en het opzetten van een server waar Paaspop later gebruik van kan maken.</w:t>
            </w:r>
          </w:p>
        </w:tc>
      </w:tr>
      <w:tr w:rsidR="009E42BA" w:rsidRPr="00C63FDB" w14:paraId="45E71B84" w14:textId="77777777"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14:paraId="57C14EE4" w14:textId="77777777" w:rsidR="009E42BA" w:rsidRDefault="009E42BA" w:rsidP="009E42BA">
            <w:pPr>
              <w:pStyle w:val="ListParagraph"/>
              <w:numPr>
                <w:ilvl w:val="0"/>
                <w:numId w:val="37"/>
              </w:numPr>
            </w:pPr>
            <w:r>
              <w:t xml:space="preserve">Advies geven aan de directie van Paaspop met betrekking tot de toekomst van een app voor het festival.  </w:t>
            </w:r>
          </w:p>
        </w:tc>
        <w:tc>
          <w:tcPr>
            <w:tcW w:w="4820" w:type="dxa"/>
          </w:tcPr>
          <w:p w14:paraId="2DFC5F77" w14:textId="77777777" w:rsidR="009E42BA" w:rsidRPr="00C63FDB" w:rsidRDefault="009E42BA" w:rsidP="009E42BA"/>
        </w:tc>
      </w:tr>
      <w:tr w:rsidR="009E42BA" w:rsidRPr="00C63FDB" w14:paraId="0EEAF8EC" w14:textId="77777777" w:rsidTr="006E4750">
        <w:trPr>
          <w:trHeight w:val="340"/>
        </w:trPr>
        <w:tc>
          <w:tcPr>
            <w:tcW w:w="4536" w:type="dxa"/>
          </w:tcPr>
          <w:p w14:paraId="4E177523" w14:textId="77777777" w:rsidR="009E42BA" w:rsidRDefault="009E42BA" w:rsidP="009E42BA">
            <w:pPr>
              <w:pStyle w:val="ListParagraph"/>
              <w:numPr>
                <w:ilvl w:val="0"/>
                <w:numId w:val="37"/>
              </w:numPr>
            </w:pPr>
            <w:r>
              <w:t>Het maken van een PID / PVA (Plan Van Aanpak) voor de Fontys.</w:t>
            </w:r>
          </w:p>
        </w:tc>
        <w:tc>
          <w:tcPr>
            <w:tcW w:w="4820" w:type="dxa"/>
          </w:tcPr>
          <w:p w14:paraId="74F5A5EA" w14:textId="77777777" w:rsidR="009E42BA" w:rsidRPr="008A00FA" w:rsidRDefault="009E42BA" w:rsidP="009E42BA"/>
        </w:tc>
      </w:tr>
      <w:tr w:rsidR="009E42BA" w:rsidRPr="00C63FDB" w14:paraId="6A500766" w14:textId="77777777"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14:paraId="675C3366" w14:textId="77777777" w:rsidR="009E42BA" w:rsidRDefault="009E42BA" w:rsidP="009E42BA">
            <w:pPr>
              <w:pStyle w:val="ListParagraph"/>
              <w:numPr>
                <w:ilvl w:val="0"/>
                <w:numId w:val="37"/>
              </w:numPr>
            </w:pPr>
            <w:r>
              <w:t>Het maken van een PVA voor Info Support.</w:t>
            </w:r>
          </w:p>
        </w:tc>
        <w:tc>
          <w:tcPr>
            <w:tcW w:w="4820" w:type="dxa"/>
          </w:tcPr>
          <w:p w14:paraId="572CBCB3" w14:textId="77777777" w:rsidR="009E42BA" w:rsidRPr="00C63FDB" w:rsidRDefault="009E42BA" w:rsidP="009E42BA"/>
        </w:tc>
      </w:tr>
      <w:tr w:rsidR="009E42BA" w:rsidRPr="00C63FDB" w14:paraId="6AF94F45" w14:textId="77777777" w:rsidTr="006E4750">
        <w:trPr>
          <w:trHeight w:val="340"/>
        </w:trPr>
        <w:tc>
          <w:tcPr>
            <w:tcW w:w="4536" w:type="dxa"/>
          </w:tcPr>
          <w:p w14:paraId="1B38D53C" w14:textId="77777777" w:rsidR="009E42BA" w:rsidRDefault="009E42BA" w:rsidP="009E42BA">
            <w:pPr>
              <w:pStyle w:val="ListParagraph"/>
              <w:numPr>
                <w:ilvl w:val="0"/>
                <w:numId w:val="37"/>
              </w:numPr>
            </w:pPr>
            <w:r>
              <w:t>Het maken van een portfolio voor de Fontys.</w:t>
            </w:r>
          </w:p>
        </w:tc>
        <w:tc>
          <w:tcPr>
            <w:tcW w:w="4820" w:type="dxa"/>
          </w:tcPr>
          <w:p w14:paraId="6E5917F7" w14:textId="77777777" w:rsidR="009E42BA" w:rsidRPr="00C63FDB" w:rsidRDefault="009E42BA" w:rsidP="009E42BA"/>
        </w:tc>
      </w:tr>
      <w:tr w:rsidR="009E42BA" w:rsidRPr="00C63FDB" w14:paraId="5D76079E" w14:textId="77777777"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14:paraId="796303AC" w14:textId="77777777" w:rsidR="009E42BA" w:rsidRDefault="009E42BA" w:rsidP="009E42BA">
            <w:pPr>
              <w:pStyle w:val="ListParagraph"/>
              <w:numPr>
                <w:ilvl w:val="0"/>
                <w:numId w:val="37"/>
              </w:numPr>
            </w:pPr>
            <w:r>
              <w:t xml:space="preserve">Een onderzoek document als naslagwerk voor Paaspop wat als basis fungeert voor het advies en de functionaliteiten van het POC. </w:t>
            </w:r>
          </w:p>
        </w:tc>
        <w:tc>
          <w:tcPr>
            <w:tcW w:w="4820" w:type="dxa"/>
          </w:tcPr>
          <w:p w14:paraId="6690D631" w14:textId="77777777" w:rsidR="009E42BA" w:rsidRPr="00C63FDB" w:rsidRDefault="009E42BA" w:rsidP="009E42BA">
            <w:r>
              <w:t xml:space="preserve"> </w:t>
            </w:r>
          </w:p>
        </w:tc>
      </w:tr>
      <w:tr w:rsidR="009E42BA" w:rsidRPr="00C63FDB" w14:paraId="20434AB1" w14:textId="77777777" w:rsidTr="006E4750">
        <w:trPr>
          <w:trHeight w:val="340"/>
        </w:trPr>
        <w:tc>
          <w:tcPr>
            <w:tcW w:w="4536" w:type="dxa"/>
          </w:tcPr>
          <w:p w14:paraId="140F0EDE" w14:textId="77777777" w:rsidR="009E42BA" w:rsidRDefault="009E42BA" w:rsidP="009E42BA">
            <w:pPr>
              <w:pStyle w:val="ListParagraph"/>
              <w:numPr>
                <w:ilvl w:val="0"/>
                <w:numId w:val="37"/>
              </w:numPr>
            </w:pPr>
            <w:r>
              <w:t>Een blog dat het afstudeerproces bijhoudt voor zowel de Fontys als Info Support.</w:t>
            </w:r>
          </w:p>
        </w:tc>
        <w:tc>
          <w:tcPr>
            <w:tcW w:w="4820" w:type="dxa"/>
          </w:tcPr>
          <w:p w14:paraId="20BA25A7" w14:textId="77777777" w:rsidR="009E42BA" w:rsidRPr="00C63FDB" w:rsidRDefault="009E42BA" w:rsidP="009E42BA"/>
        </w:tc>
      </w:tr>
      <w:tr w:rsidR="009E42BA" w:rsidRPr="00C63FDB" w14:paraId="2930E0B0" w14:textId="77777777"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14:paraId="509525AB" w14:textId="77777777" w:rsidR="009E42BA" w:rsidRDefault="009E42BA" w:rsidP="009E42BA">
            <w:pPr>
              <w:pStyle w:val="ListParagraph"/>
              <w:numPr>
                <w:ilvl w:val="0"/>
                <w:numId w:val="37"/>
              </w:numPr>
            </w:pPr>
            <w:r>
              <w:t>Een test van het POC</w:t>
            </w:r>
            <w:r>
              <w:rPr>
                <w:rStyle w:val="FootnoteReference"/>
              </w:rPr>
              <w:footnoteReference w:id="3"/>
            </w:r>
            <w:r w:rsidR="00AF68DA">
              <w:t xml:space="preserve"> op gebied van </w:t>
            </w:r>
            <w:r w:rsidR="00AC69B9">
              <w:t>UX (User Experience)</w:t>
            </w:r>
            <w:r>
              <w:t xml:space="preserve"> / een veld onderzoek op het festival zelf. </w:t>
            </w:r>
          </w:p>
        </w:tc>
        <w:tc>
          <w:tcPr>
            <w:tcW w:w="4820" w:type="dxa"/>
          </w:tcPr>
          <w:p w14:paraId="04D2E1E6" w14:textId="77777777" w:rsidR="009E42BA" w:rsidRPr="00C63FDB" w:rsidRDefault="009E42BA" w:rsidP="009E42BA">
            <w:pPr>
              <w:keepNext/>
            </w:pPr>
          </w:p>
        </w:tc>
      </w:tr>
      <w:tr w:rsidR="009E42BA" w:rsidRPr="00C63FDB" w14:paraId="34C94FE3" w14:textId="77777777" w:rsidTr="006E4750">
        <w:trPr>
          <w:trHeight w:val="340"/>
        </w:trPr>
        <w:tc>
          <w:tcPr>
            <w:tcW w:w="4536" w:type="dxa"/>
          </w:tcPr>
          <w:p w14:paraId="53289940" w14:textId="77777777" w:rsidR="009E42BA" w:rsidRDefault="009E42BA" w:rsidP="009E42BA">
            <w:pPr>
              <w:pStyle w:val="ListParagraph"/>
              <w:numPr>
                <w:ilvl w:val="0"/>
                <w:numId w:val="37"/>
              </w:numPr>
            </w:pPr>
            <w:r>
              <w:t>Het opzetten van een bouwstraat en testomgeving.</w:t>
            </w:r>
          </w:p>
        </w:tc>
        <w:tc>
          <w:tcPr>
            <w:tcW w:w="4820" w:type="dxa"/>
          </w:tcPr>
          <w:p w14:paraId="578C19DE" w14:textId="77777777" w:rsidR="009E42BA" w:rsidRPr="00C63FDB" w:rsidRDefault="009E42BA" w:rsidP="009E42BA">
            <w:pPr>
              <w:keepNext/>
            </w:pPr>
          </w:p>
        </w:tc>
      </w:tr>
      <w:tr w:rsidR="009E42BA" w:rsidRPr="00C63FDB" w14:paraId="3C56A1E4" w14:textId="77777777"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14:paraId="2A0A8312" w14:textId="77777777" w:rsidR="009E42BA" w:rsidRDefault="009E42BA" w:rsidP="009E42BA">
            <w:pPr>
              <w:pStyle w:val="ListParagraph"/>
              <w:numPr>
                <w:ilvl w:val="0"/>
                <w:numId w:val="37"/>
              </w:numPr>
            </w:pPr>
            <w:r>
              <w:t xml:space="preserve">De app op een manier ontwikkelen dat die aan de minimale eisen van beveiliging en privacy voldoet. </w:t>
            </w:r>
          </w:p>
        </w:tc>
        <w:tc>
          <w:tcPr>
            <w:tcW w:w="4820" w:type="dxa"/>
          </w:tcPr>
          <w:p w14:paraId="70530794" w14:textId="77777777" w:rsidR="009E42BA" w:rsidRPr="00C63FDB" w:rsidRDefault="009E42BA" w:rsidP="009E42BA">
            <w:pPr>
              <w:keepNext/>
            </w:pPr>
          </w:p>
        </w:tc>
      </w:tr>
      <w:tr w:rsidR="009E42BA" w:rsidRPr="00C63FDB" w14:paraId="4F3E83E2" w14:textId="77777777" w:rsidTr="006E4750">
        <w:trPr>
          <w:trHeight w:val="340"/>
        </w:trPr>
        <w:tc>
          <w:tcPr>
            <w:tcW w:w="4536" w:type="dxa"/>
          </w:tcPr>
          <w:p w14:paraId="628D7BAC" w14:textId="77777777" w:rsidR="009E42BA" w:rsidRDefault="009E42BA" w:rsidP="009E42BA">
            <w:pPr>
              <w:pStyle w:val="ListParagraph"/>
              <w:numPr>
                <w:ilvl w:val="0"/>
                <w:numId w:val="37"/>
              </w:numPr>
            </w:pPr>
            <w:r>
              <w:t>Het maken van een (technisch) ontwerp en analyse document.</w:t>
            </w:r>
            <w:r w:rsidR="00776D5C">
              <w:t xml:space="preserve"> </w:t>
            </w:r>
            <w:r>
              <w:t xml:space="preserve"> </w:t>
            </w:r>
          </w:p>
        </w:tc>
        <w:tc>
          <w:tcPr>
            <w:tcW w:w="4820" w:type="dxa"/>
          </w:tcPr>
          <w:p w14:paraId="68CE5923" w14:textId="77777777" w:rsidR="009E42BA" w:rsidRPr="00C63FDB" w:rsidRDefault="009E42BA" w:rsidP="009E42BA">
            <w:pPr>
              <w:keepNext/>
            </w:pPr>
          </w:p>
        </w:tc>
      </w:tr>
      <w:tr w:rsidR="00FB6E76" w:rsidRPr="00C63FDB" w14:paraId="72DBABCC" w14:textId="77777777"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14:paraId="2C564BB8" w14:textId="77777777" w:rsidR="00FB6E76" w:rsidRDefault="00FB6E76" w:rsidP="009E42BA">
            <w:pPr>
              <w:pStyle w:val="ListParagraph"/>
              <w:numPr>
                <w:ilvl w:val="0"/>
                <w:numId w:val="37"/>
              </w:numPr>
            </w:pPr>
            <w:r>
              <w:t xml:space="preserve">Het ontwikkelen van een docker omgeving voor de backend (API). </w:t>
            </w:r>
          </w:p>
        </w:tc>
        <w:tc>
          <w:tcPr>
            <w:tcW w:w="4820" w:type="dxa"/>
          </w:tcPr>
          <w:p w14:paraId="05A3AACA" w14:textId="77777777" w:rsidR="00FB6E76" w:rsidRPr="00C63FDB" w:rsidRDefault="00FB6E76" w:rsidP="009E42BA">
            <w:pPr>
              <w:keepNext/>
            </w:pPr>
          </w:p>
        </w:tc>
      </w:tr>
      <w:tr w:rsidR="006B35C4" w:rsidRPr="00C63FDB" w14:paraId="7ADFA915" w14:textId="77777777" w:rsidTr="006E4750">
        <w:trPr>
          <w:trHeight w:val="340"/>
        </w:trPr>
        <w:tc>
          <w:tcPr>
            <w:tcW w:w="4536" w:type="dxa"/>
          </w:tcPr>
          <w:p w14:paraId="705A9596" w14:textId="77777777" w:rsidR="006B35C4" w:rsidRDefault="006B35C4" w:rsidP="009E42BA">
            <w:pPr>
              <w:pStyle w:val="ListParagraph"/>
              <w:numPr>
                <w:ilvl w:val="0"/>
                <w:numId w:val="37"/>
              </w:numPr>
            </w:pPr>
            <w:r>
              <w:t>Het overdragen van de docker omgeving</w:t>
            </w:r>
            <w:r w:rsidR="00F62236">
              <w:t xml:space="preserve"> (geen server)</w:t>
            </w:r>
            <w:r>
              <w:t xml:space="preserve"> en configuratie documentatie.</w:t>
            </w:r>
          </w:p>
        </w:tc>
        <w:tc>
          <w:tcPr>
            <w:tcW w:w="4820" w:type="dxa"/>
          </w:tcPr>
          <w:p w14:paraId="5E298BA9" w14:textId="77777777" w:rsidR="006B35C4" w:rsidRPr="00C63FDB" w:rsidRDefault="006B35C4" w:rsidP="009E42BA">
            <w:pPr>
              <w:keepNext/>
            </w:pPr>
          </w:p>
        </w:tc>
      </w:tr>
    </w:tbl>
    <w:p w14:paraId="716690E6" w14:textId="77777777" w:rsidR="00365E50" w:rsidRDefault="00280079" w:rsidP="00280079">
      <w:pPr>
        <w:pStyle w:val="Captionfortableandimage"/>
      </w:pPr>
      <w:bookmarkStart w:id="14" w:name="_Toc523927"/>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C50A6A">
        <w:rPr>
          <w:noProof/>
        </w:rPr>
        <w:t>3</w:t>
      </w:r>
      <w:r w:rsidR="00624CF8">
        <w:rPr>
          <w:noProof/>
        </w:rPr>
        <w:fldChar w:fldCharType="end"/>
      </w:r>
      <w:r>
        <w:t>: afbakening</w:t>
      </w:r>
      <w:bookmarkEnd w:id="14"/>
    </w:p>
    <w:p w14:paraId="06D1B494" w14:textId="77777777" w:rsidR="00560ED4" w:rsidRDefault="00560ED4" w:rsidP="00365E50">
      <w:pPr>
        <w:spacing w:line="259" w:lineRule="auto"/>
      </w:pPr>
    </w:p>
    <w:p w14:paraId="36095055" w14:textId="77777777" w:rsidR="00351E68" w:rsidRDefault="00351E68" w:rsidP="00125A69">
      <w:pPr>
        <w:pStyle w:val="Heading2"/>
      </w:pPr>
      <w:bookmarkStart w:id="15" w:name="_Toc523942"/>
      <w:r>
        <w:lastRenderedPageBreak/>
        <w:t>Afhankelijkheden</w:t>
      </w:r>
      <w:bookmarkEnd w:id="15"/>
    </w:p>
    <w:p w14:paraId="1E5B9A0F" w14:textId="77777777" w:rsidR="00365E50" w:rsidRDefault="00384C73" w:rsidP="00365E50">
      <w:pPr>
        <w:spacing w:line="259" w:lineRule="auto"/>
      </w:pPr>
      <w:r>
        <w:t xml:space="preserve">1: </w:t>
      </w:r>
      <w:r w:rsidR="00991FA0">
        <w:t xml:space="preserve">Middelen </w:t>
      </w:r>
      <w:r>
        <w:t>die Paaspop tot beschikking stelt</w:t>
      </w:r>
      <w:r w:rsidR="00197EF6">
        <w:t>:</w:t>
      </w:r>
      <w:r w:rsidR="00991FA0">
        <w:t xml:space="preserve"> Het kan zijn dat het handig is </w:t>
      </w:r>
      <w:r w:rsidR="00F448F4">
        <w:t>voor bepaalde funct</w:t>
      </w:r>
      <w:r w:rsidR="008C03CA">
        <w:t>ionaliteiten</w:t>
      </w:r>
      <w:r w:rsidR="00F448F4">
        <w:t xml:space="preserve"> om middelen te gebruiken die Paaspop tot beschikking</w:t>
      </w:r>
      <w:r w:rsidR="008C03CA">
        <w:t xml:space="preserve"> moet</w:t>
      </w:r>
      <w:r w:rsidR="00F448F4">
        <w:t xml:space="preserve"> stel</w:t>
      </w:r>
      <w:r w:rsidR="008C03CA">
        <w:t>len</w:t>
      </w:r>
      <w:r w:rsidR="00F448F4">
        <w:t xml:space="preserve">. Mocht Paaspop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14:paraId="3B31E85F" w14:textId="77777777" w:rsidR="00522F0F" w:rsidRDefault="00AE250E">
      <w:pPr>
        <w:spacing w:line="259" w:lineRule="auto"/>
      </w:pPr>
      <w:r>
        <w:t xml:space="preserve">2: </w:t>
      </w:r>
      <w:r w:rsidR="00F26C23">
        <w:t>Data van gebruikers / festivalbezoekers</w:t>
      </w:r>
      <w:r w:rsidR="00686085">
        <w:t>:</w:t>
      </w:r>
      <w:r w:rsidR="00F26C23">
        <w:t xml:space="preserve"> Om te weten welke functies de </w:t>
      </w:r>
      <w:r w:rsidR="00992641">
        <w:t>app</w:t>
      </w:r>
      <w:r w:rsidR="00F26C23">
        <w:t xml:space="preserve"> moet hebben, moet er data zijn van gebruikers en of festivalbezoekers. Dit kan vóór het festival zijn via bijvoorbeeld enquêtes maar ook tijdens het festival. </w:t>
      </w:r>
      <w:r w:rsidR="002F09A0">
        <w:t>Ook werken bepaalde functies eventueel alleen goed met realtime data van gebruikers</w:t>
      </w:r>
      <w:r w:rsidR="00206428">
        <w:t xml:space="preserve"> en moeten festivalbezoekers het POC daadwerkelijk gebruiken</w:t>
      </w:r>
      <w:r w:rsidR="002F09A0">
        <w:t>.</w:t>
      </w:r>
    </w:p>
    <w:p w14:paraId="04AC63D3" w14:textId="77777777" w:rsidR="00351E68" w:rsidRDefault="00351E68" w:rsidP="00125A69">
      <w:pPr>
        <w:pStyle w:val="Heading2"/>
      </w:pPr>
      <w:bookmarkStart w:id="16" w:name="_Toc523943"/>
      <w:r>
        <w:t>Randvoorwaarden</w:t>
      </w:r>
      <w:bookmarkEnd w:id="16"/>
    </w:p>
    <w:p w14:paraId="647E4AED" w14:textId="77777777" w:rsidR="00365E50" w:rsidRDefault="00AE0DAE" w:rsidP="00522F0F">
      <w:r>
        <w:t>Aan uitvoering van de in dit plan van aanpak beschreven delen zijn de volgende randvoorwaarden gesteld:</w:t>
      </w:r>
    </w:p>
    <w:p w14:paraId="5C0D458E" w14:textId="77777777"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14:paraId="0432422A" w14:textId="77777777" w:rsidR="00261D59" w:rsidRDefault="003D36F7" w:rsidP="00522F0F">
      <w:r>
        <w:t>2</w:t>
      </w:r>
      <w:r w:rsidR="00261D59">
        <w:t xml:space="preserve">: Info Support kan een </w:t>
      </w:r>
      <w:r w:rsidR="00F52247">
        <w:t>omgeving</w:t>
      </w:r>
      <w:r w:rsidR="00261D59">
        <w:t xml:space="preserve"> realiseren</w:t>
      </w:r>
      <w:r w:rsidR="00F52247">
        <w:t xml:space="preserve"> waar een API en database kunnen draaien evenals een bouwstraat</w:t>
      </w:r>
      <w:r w:rsidR="00DC0FB4">
        <w:t xml:space="preserve"> en testomgeving</w:t>
      </w:r>
      <w:r w:rsidR="00261D59">
        <w:t xml:space="preserve">. </w:t>
      </w:r>
    </w:p>
    <w:p w14:paraId="1720F61D" w14:textId="77777777" w:rsidR="00261D59" w:rsidRDefault="003D36F7" w:rsidP="00522F0F">
      <w:r>
        <w:t>3</w:t>
      </w:r>
      <w:r w:rsidR="00261D59">
        <w:t xml:space="preserve">: Er </w:t>
      </w:r>
      <w:r w:rsidR="00DD2BED">
        <w:t xml:space="preserve">worden middelen </w:t>
      </w:r>
      <w:del w:id="17" w:author="Hans Geurtsen" w:date="2019-02-13T12:47:00Z">
        <w:r w:rsidR="00DD2BED" w:rsidDel="00161ABF">
          <w:delText>tot</w:delText>
        </w:r>
        <w:r w:rsidR="00261D59" w:rsidDel="00161ABF">
          <w:delText xml:space="preserve"> </w:delText>
        </w:r>
      </w:del>
      <w:ins w:id="18" w:author="Hans Geurtsen" w:date="2019-02-13T12:47:00Z">
        <w:r w:rsidR="00161ABF">
          <w:t>ter</w:t>
        </w:r>
        <w:r w:rsidR="00161ABF">
          <w:t xml:space="preserve"> </w:t>
        </w:r>
      </w:ins>
      <w:r w:rsidR="00261D59">
        <w:t>beschikking</w:t>
      </w:r>
      <w:r w:rsidR="00DD2BED">
        <w:t xml:space="preserve"> gesteld door de </w:t>
      </w:r>
      <w:r w:rsidR="00B20129">
        <w:t xml:space="preserve">(interne of externe) </w:t>
      </w:r>
      <w:r w:rsidR="00DD2BED">
        <w:t>opdrachtgever</w:t>
      </w:r>
      <w:r w:rsidR="00261D59">
        <w:t xml:space="preserve"> die ervoor zorgen dat een mobiele </w:t>
      </w:r>
      <w:r w:rsidR="00992641">
        <w:t>app</w:t>
      </w:r>
      <w:r w:rsidR="00261D59">
        <w:t xml:space="preserve"> getest kan</w:t>
      </w:r>
      <w:del w:id="19" w:author="Hans Geurtsen" w:date="2019-02-13T12:47:00Z">
        <w:r w:rsidR="00261D59" w:rsidDel="00161ABF">
          <w:delText>t</w:delText>
        </w:r>
      </w:del>
      <w:r w:rsidR="00261D59">
        <w:t xml:space="preserve"> worden. </w:t>
      </w:r>
    </w:p>
    <w:p w14:paraId="668E7A7E" w14:textId="77777777" w:rsidR="00522F0F" w:rsidRDefault="003D36F7" w:rsidP="00522F0F">
      <w:r>
        <w:t>4</w:t>
      </w:r>
      <w:r w:rsidR="00D540AD">
        <w:t>: Paaspop realiseert een omgeving op het festivalterrein van waar gewerkt kan worden tijdens het festival en testen uitgevoerd kunnen worden.</w:t>
      </w:r>
    </w:p>
    <w:p w14:paraId="02FE2A50" w14:textId="77777777" w:rsidR="00AB77CF" w:rsidRDefault="003D36F7" w:rsidP="00522F0F">
      <w:r>
        <w:t>5</w:t>
      </w:r>
      <w:r w:rsidR="00AB77CF">
        <w:t>: Er wordt voldoende tijd</w:t>
      </w:r>
      <w:r w:rsidR="00B964DA">
        <w:t xml:space="preserve"> (minimaal 1 uur per week)</w:t>
      </w:r>
      <w:r w:rsidR="00AB77CF">
        <w:t xml:space="preserve"> beschikbaar gesteld door zowel Info Support als de Fontys voor feedback en begeleiding. </w:t>
      </w:r>
    </w:p>
    <w:p w14:paraId="6BAA002C" w14:textId="77777777" w:rsidR="00F52247" w:rsidRDefault="00F52247" w:rsidP="00522F0F"/>
    <w:p w14:paraId="73D59244" w14:textId="77777777" w:rsidR="006E42CA" w:rsidRPr="00883804" w:rsidRDefault="006E42CA" w:rsidP="006E42CA">
      <w:pPr>
        <w:pStyle w:val="Heading2"/>
        <w:keepNext w:val="0"/>
        <w:keepLines w:val="0"/>
        <w:spacing w:before="120" w:after="60" w:line="240" w:lineRule="auto"/>
        <w:ind w:left="0" w:firstLine="0"/>
      </w:pPr>
      <w:bookmarkStart w:id="20" w:name="_Toc507670777"/>
      <w:bookmarkStart w:id="21" w:name="_Toc523944"/>
      <w:r w:rsidRPr="00883804">
        <w:t>Onderzoeks</w:t>
      </w:r>
      <w:r>
        <w:t>vragen</w:t>
      </w:r>
      <w:bookmarkEnd w:id="20"/>
      <w:bookmarkEnd w:id="21"/>
    </w:p>
    <w:p w14:paraId="63593C67" w14:textId="77777777" w:rsidR="00710D47" w:rsidRDefault="00A65049" w:rsidP="00A65049">
      <w:r>
        <w:t>De hoofdvraag van</w:t>
      </w:r>
      <w:r w:rsidR="00E65C03">
        <w:t xml:space="preserve"> het </w:t>
      </w:r>
      <w:r>
        <w:t>onderzoek luidt als volgt:</w:t>
      </w:r>
    </w:p>
    <w:p w14:paraId="716F2570" w14:textId="77777777" w:rsidR="00A65049" w:rsidRDefault="00710D47" w:rsidP="00710D47">
      <w:pPr>
        <w:pStyle w:val="ListParagraph"/>
        <w:numPr>
          <w:ilvl w:val="0"/>
          <w:numId w:val="39"/>
        </w:numPr>
      </w:pPr>
      <w:r>
        <w:t xml:space="preserve">Hoe kan Paaspop door middel van een mobiele </w:t>
      </w:r>
      <w:r w:rsidR="00992641">
        <w:t>app</w:t>
      </w:r>
      <w:r>
        <w:t xml:space="preserve"> bezoekers een optimale belevenis geven?</w:t>
      </w:r>
    </w:p>
    <w:p w14:paraId="4FFC3AB7" w14:textId="77777777" w:rsidR="00710D47" w:rsidRDefault="00710D47" w:rsidP="00A65049">
      <w:r>
        <w:t>Echter</w:t>
      </w:r>
      <w:r w:rsidR="00B001F8">
        <w:t>,</w:t>
      </w:r>
      <w:r>
        <w:t xml:space="preserve"> kan deze hoofdvraag uiteindelijk ook beantwoord worden met</w:t>
      </w:r>
      <w:r w:rsidR="007925A7">
        <w:t xml:space="preserve"> als antwoord</w:t>
      </w:r>
      <w:r>
        <w:t xml:space="preserve"> dat een mobiele </w:t>
      </w:r>
      <w:r w:rsidR="00992641">
        <w:t>app</w:t>
      </w:r>
      <w:r>
        <w:t xml:space="preserve"> niet geschikt is voor een festival als Paaspop om bezoekers een betere ervaring te bieden. Hier</w:t>
      </w:r>
      <w:r w:rsidR="00F61A13">
        <w:t xml:space="preserve"> wordt</w:t>
      </w:r>
      <w:r>
        <w:t xml:space="preserve"> momenteel nog niet vanuit </w:t>
      </w:r>
      <w:r w:rsidR="00F61A13">
        <w:t xml:space="preserve">gegaan, </w:t>
      </w:r>
      <w:r>
        <w:t xml:space="preserve">waardoor de vraag gesteld wordt alsof een mobiele </w:t>
      </w:r>
      <w:r w:rsidR="00992641">
        <w:t>app</w:t>
      </w:r>
      <w:r>
        <w:t xml:space="preserve"> geschikt i</w:t>
      </w:r>
      <w:r w:rsidR="00346315">
        <w:t>s. Maar hoe precie</w:t>
      </w:r>
      <w:r w:rsidR="00C82157">
        <w:t>s</w:t>
      </w:r>
      <w:r w:rsidR="00A7658F">
        <w:t>,</w:t>
      </w:r>
      <w:r w:rsidR="00346315">
        <w:t xml:space="preserve"> dat</w:t>
      </w:r>
      <w:r>
        <w:t xml:space="preserve"> moet nog onderzocht worden.</w:t>
      </w:r>
    </w:p>
    <w:p w14:paraId="1A65503B" w14:textId="77777777" w:rsidR="00710D47" w:rsidRDefault="00710D47" w:rsidP="00A65049">
      <w:r>
        <w:t>Om antwoord te kunnen geven op deze vraag moeten er eerst een aantal deelvragen worden beantwoord:</w:t>
      </w:r>
    </w:p>
    <w:p w14:paraId="3BC3A16E" w14:textId="77777777" w:rsidR="00710D47" w:rsidRDefault="00710D47" w:rsidP="00710D47">
      <w:pPr>
        <w:pStyle w:val="ListParagraph"/>
        <w:numPr>
          <w:ilvl w:val="0"/>
          <w:numId w:val="38"/>
        </w:numPr>
      </w:pPr>
      <w:r>
        <w:t xml:space="preserve">Waar lopen festivalbezoekers tegen aan als ze een festival </w:t>
      </w:r>
      <w:r w:rsidR="00B96AB1">
        <w:t>bezoeken en hoe zou IT hiermee kunnen helpen</w:t>
      </w:r>
      <w:r>
        <w:t>?</w:t>
      </w:r>
    </w:p>
    <w:p w14:paraId="5B14C310" w14:textId="77777777" w:rsidR="00710D47" w:rsidRDefault="00B67294" w:rsidP="00710D47">
      <w:pPr>
        <w:pStyle w:val="ListParagraph"/>
        <w:numPr>
          <w:ilvl w:val="0"/>
          <w:numId w:val="38"/>
        </w:numPr>
      </w:pPr>
      <w:r>
        <w:t>Willen festivalbezoekers</w:t>
      </w:r>
      <w:r w:rsidR="00710D47">
        <w:t xml:space="preserve"> een mobiele </w:t>
      </w:r>
      <w:r w:rsidR="00992641">
        <w:t>app</w:t>
      </w:r>
      <w:r w:rsidR="00710D47">
        <w:t xml:space="preserve"> downloaden voor </w:t>
      </w:r>
      <w:r w:rsidR="000F759D">
        <w:t>het festival</w:t>
      </w:r>
      <w:r w:rsidR="00710D47">
        <w:t xml:space="preserve"> weekend?</w:t>
      </w:r>
    </w:p>
    <w:p w14:paraId="468C2F4E" w14:textId="77777777" w:rsidR="00710D47" w:rsidRDefault="00710D47" w:rsidP="00710D47">
      <w:pPr>
        <w:pStyle w:val="ListParagraph"/>
        <w:numPr>
          <w:ilvl w:val="0"/>
          <w:numId w:val="38"/>
        </w:numPr>
      </w:pPr>
      <w:r>
        <w:t xml:space="preserve">Welke functionaliteiten van een mobiele </w:t>
      </w:r>
      <w:r w:rsidR="00992641">
        <w:t>app</w:t>
      </w:r>
      <w:r>
        <w:t xml:space="preserve"> zouden bezoekers een betere ervaring geven op Paaspop?</w:t>
      </w:r>
    </w:p>
    <w:p w14:paraId="0AFF8BCC" w14:textId="77777777"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14:paraId="08A2B707" w14:textId="77777777" w:rsidR="00710D47" w:rsidRDefault="00710D47" w:rsidP="00710D47">
      <w:r>
        <w:t xml:space="preserve">Na het beantwoorden van deze vragen </w:t>
      </w:r>
      <w:r w:rsidR="000F759D">
        <w:t xml:space="preserve">staat vast </w:t>
      </w:r>
      <w:r>
        <w:t xml:space="preserve">of mensen een mobiele </w:t>
      </w:r>
      <w:r w:rsidR="00992641">
        <w:t>app</w:t>
      </w:r>
      <w:r>
        <w:t xml:space="preserve"> handig zouden vinden en wat ze dan graag zouden willen zien. Met deze informatie </w:t>
      </w:r>
      <w:r w:rsidR="000F759D">
        <w:t>kan er</w:t>
      </w:r>
      <w:r>
        <w:t xml:space="preserve"> een POC </w:t>
      </w:r>
      <w:r w:rsidR="000F759D">
        <w:t>worden gerealiseerd</w:t>
      </w:r>
      <w:r>
        <w:t>. Hier komen een aantal technische vragen bij kijken.</w:t>
      </w:r>
    </w:p>
    <w:p w14:paraId="65543792" w14:textId="77777777" w:rsidR="00710D47" w:rsidRDefault="00710D47" w:rsidP="00710D47">
      <w:pPr>
        <w:pStyle w:val="ListParagraph"/>
        <w:numPr>
          <w:ilvl w:val="0"/>
          <w:numId w:val="40"/>
        </w:numPr>
      </w:pPr>
      <w:r>
        <w:lastRenderedPageBreak/>
        <w:t>Hoe</w:t>
      </w:r>
      <w:r w:rsidR="001F06A2">
        <w:t xml:space="preserve"> moet</w:t>
      </w:r>
      <w:r>
        <w:t xml:space="preserve"> </w:t>
      </w:r>
      <w:r w:rsidR="0031443D">
        <w:t>word</w:t>
      </w:r>
      <w:r w:rsidR="001F06A2">
        <w:t>en</w:t>
      </w:r>
      <w:r w:rsidR="0031443D">
        <w:t xml:space="preserve"> omgegaan</w:t>
      </w:r>
      <w:r>
        <w:t xml:space="preserve"> met de beveiliging van een mobiele </w:t>
      </w:r>
      <w:r w:rsidR="00992641">
        <w:t>app</w:t>
      </w:r>
      <w:r>
        <w:t>?</w:t>
      </w:r>
    </w:p>
    <w:p w14:paraId="6AE4C66F" w14:textId="77777777" w:rsidR="00710D47" w:rsidRDefault="00710D47" w:rsidP="00710D47">
      <w:pPr>
        <w:pStyle w:val="ListParagraph"/>
        <w:numPr>
          <w:ilvl w:val="0"/>
          <w:numId w:val="40"/>
        </w:numPr>
      </w:pPr>
      <w:r>
        <w:t xml:space="preserve">Hoe </w:t>
      </w:r>
      <w:r w:rsidR="001F06A2">
        <w:t>moet worden</w:t>
      </w:r>
      <w:r w:rsidR="0031443D">
        <w:t xml:space="preserve"> omgegaan </w:t>
      </w:r>
      <w:r>
        <w:t>met de privacy van de festivalbezoekers bij het verzamelen van data?</w:t>
      </w:r>
    </w:p>
    <w:p w14:paraId="659D8DD4" w14:textId="77777777"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14:paraId="6856E171" w14:textId="77777777" w:rsidR="00710D47" w:rsidRDefault="00710D47" w:rsidP="00710D47">
      <w:pPr>
        <w:pStyle w:val="ListParagraph"/>
        <w:numPr>
          <w:ilvl w:val="0"/>
          <w:numId w:val="40"/>
        </w:numPr>
      </w:pPr>
      <w:r>
        <w:t xml:space="preserve">Hoe kan een mobiele </w:t>
      </w:r>
      <w:r w:rsidR="00992641">
        <w:t>app</w:t>
      </w:r>
      <w:r>
        <w:t xml:space="preserve"> schaalbaar zijn?</w:t>
      </w:r>
    </w:p>
    <w:p w14:paraId="6813ADAD" w14:textId="77777777" w:rsidR="00FF3E3C" w:rsidRDefault="00E11C72" w:rsidP="00E11C72">
      <w:r>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w:t>
      </w:r>
      <w:r w:rsidR="00992641">
        <w:t>app</w:t>
      </w:r>
      <w:r w:rsidR="00B03DE0">
        <w:t>s.</w:t>
      </w:r>
    </w:p>
    <w:p w14:paraId="55FAA8D4" w14:textId="77777777" w:rsidR="00FF3E3C" w:rsidRDefault="00FF3E3C" w:rsidP="00FF3E3C">
      <w:r>
        <w:br w:type="page"/>
      </w:r>
    </w:p>
    <w:p w14:paraId="0C2BA4D6" w14:textId="77777777" w:rsidR="00E144DE" w:rsidRDefault="006E42CA" w:rsidP="00E144DE">
      <w:pPr>
        <w:pStyle w:val="Heading2"/>
        <w:keepNext w:val="0"/>
        <w:keepLines w:val="0"/>
        <w:tabs>
          <w:tab w:val="num" w:pos="709"/>
        </w:tabs>
        <w:spacing w:before="120" w:after="60" w:line="240" w:lineRule="auto"/>
        <w:ind w:left="709" w:hanging="709"/>
      </w:pPr>
      <w:bookmarkStart w:id="22" w:name="_Toc507670778"/>
      <w:bookmarkStart w:id="23" w:name="_Toc523945"/>
      <w:r>
        <w:lastRenderedPageBreak/>
        <w:t>Eindproducten</w:t>
      </w:r>
      <w:bookmarkEnd w:id="22"/>
      <w:r w:rsidR="003B5E19">
        <w:t xml:space="preserve"> / opleveringen</w:t>
      </w:r>
      <w:bookmarkEnd w:id="23"/>
    </w:p>
    <w:p w14:paraId="015F54BA" w14:textId="77777777" w:rsidR="00EF139A" w:rsidRPr="00EF139A" w:rsidRDefault="00EF139A" w:rsidP="00EF139A">
      <w:pPr>
        <w:pStyle w:val="Heading3"/>
      </w:pPr>
      <w:bookmarkStart w:id="24" w:name="_Toc523946"/>
      <w:r>
        <w:t>Product Breakdown Structure</w:t>
      </w:r>
      <w:bookmarkEnd w:id="24"/>
    </w:p>
    <w:p w14:paraId="414212C6" w14:textId="77777777" w:rsidR="00280079" w:rsidRDefault="00FC4500" w:rsidP="00280079">
      <w:pPr>
        <w:keepNext/>
        <w:spacing w:line="259" w:lineRule="auto"/>
      </w:pPr>
      <w:r>
        <w:rPr>
          <w:noProof/>
        </w:rPr>
        <w:drawing>
          <wp:inline distT="0" distB="0" distL="0" distR="0" wp14:anchorId="679BEE11" wp14:editId="6408DF89">
            <wp:extent cx="3871344" cy="4007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3.jpg"/>
                    <pic:cNvPicPr/>
                  </pic:nvPicPr>
                  <pic:blipFill>
                    <a:blip r:embed="rId21">
                      <a:extLst>
                        <a:ext uri="{28A0092B-C50C-407E-A947-70E740481C1C}">
                          <a14:useLocalDpi xmlns:a14="http://schemas.microsoft.com/office/drawing/2010/main" val="0"/>
                        </a:ext>
                      </a:extLst>
                    </a:blip>
                    <a:stretch>
                      <a:fillRect/>
                    </a:stretch>
                  </pic:blipFill>
                  <pic:spPr>
                    <a:xfrm>
                      <a:off x="0" y="0"/>
                      <a:ext cx="3889632" cy="4026389"/>
                    </a:xfrm>
                    <a:prstGeom prst="rect">
                      <a:avLst/>
                    </a:prstGeom>
                  </pic:spPr>
                </pic:pic>
              </a:graphicData>
            </a:graphic>
          </wp:inline>
        </w:drawing>
      </w:r>
    </w:p>
    <w:p w14:paraId="1ED72068" w14:textId="77777777" w:rsidR="00351E68" w:rsidRPr="00E144DE" w:rsidRDefault="00280079" w:rsidP="00280079">
      <w:pPr>
        <w:pStyle w:val="Captionfortableandimage"/>
      </w:pPr>
      <w:bookmarkStart w:id="25" w:name="_Toc523920"/>
      <w:r>
        <w:t xml:space="preserve">Figuur </w:t>
      </w:r>
      <w:r w:rsidR="0055481E">
        <w:rPr>
          <w:noProof/>
        </w:rPr>
        <w:fldChar w:fldCharType="begin"/>
      </w:r>
      <w:r w:rsidR="0055481E">
        <w:rPr>
          <w:noProof/>
        </w:rPr>
        <w:instrText xml:space="preserve"> SEQ Figuur \* ARABIC </w:instrText>
      </w:r>
      <w:r w:rsidR="0055481E">
        <w:rPr>
          <w:noProof/>
        </w:rPr>
        <w:fldChar w:fldCharType="separate"/>
      </w:r>
      <w:r w:rsidR="00C50A6A">
        <w:rPr>
          <w:noProof/>
        </w:rPr>
        <w:t>1</w:t>
      </w:r>
      <w:r w:rsidR="0055481E">
        <w:rPr>
          <w:noProof/>
        </w:rPr>
        <w:fldChar w:fldCharType="end"/>
      </w:r>
      <w:r>
        <w:t xml:space="preserve">: </w:t>
      </w:r>
      <w:r w:rsidR="00271D38">
        <w:t>p</w:t>
      </w:r>
      <w:r>
        <w:t>roduct Breakdown Structure</w:t>
      </w:r>
      <w:bookmarkEnd w:id="25"/>
    </w:p>
    <w:p w14:paraId="3E02F8FE" w14:textId="77777777" w:rsidR="00EF139A" w:rsidRDefault="00EF139A" w:rsidP="00174445">
      <w:pPr>
        <w:spacing w:line="259" w:lineRule="auto"/>
      </w:pPr>
    </w:p>
    <w:p w14:paraId="1316FF7E" w14:textId="77777777" w:rsidR="00EF139A" w:rsidRDefault="00EF139A" w:rsidP="00920BDB">
      <w:pPr>
        <w:pStyle w:val="Heading3"/>
      </w:pPr>
      <w:bookmarkStart w:id="26" w:name="_Toc523947"/>
      <w:r>
        <w:t>Beschrijving</w:t>
      </w:r>
      <w:bookmarkEnd w:id="26"/>
    </w:p>
    <w:p w14:paraId="745448BB" w14:textId="77777777"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xml:space="preserve">, wat de opdracht inhoudt en wat </w:t>
      </w:r>
      <w:r w:rsidR="00E60707">
        <w:t>ervoor</w:t>
      </w:r>
      <w:r w:rsidR="00D95219">
        <w:t xml:space="preserve"> nodig is om dit te kunnen realiseren</w:t>
      </w:r>
      <w:r w:rsidR="00920BDB">
        <w:t xml:space="preserve">. Dit wordt opgeleverd aan de Fontys en aan </w:t>
      </w:r>
      <w:r w:rsidR="00687C88">
        <w:t>Info Support</w:t>
      </w:r>
      <w:r w:rsidR="00A526F1">
        <w:t xml:space="preserve"> en moet goedgekeurd worden door beide partijen voordat er begonnen kan worden aan het project</w:t>
      </w:r>
      <w:r w:rsidR="00920BDB">
        <w:t>.</w:t>
      </w:r>
    </w:p>
    <w:p w14:paraId="60772478" w14:textId="77777777"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w:t>
      </w:r>
      <w:r w:rsidR="00460907">
        <w:t xml:space="preserve"> verwerkt</w:t>
      </w:r>
      <w:r w:rsidR="00701D2A">
        <w:t xml:space="preserve"> zitten</w:t>
      </w:r>
      <w:r w:rsidR="00920BDB">
        <w:t xml:space="preserve">. Deze wordt opgeleverd aan de Fontys.  </w:t>
      </w:r>
    </w:p>
    <w:p w14:paraId="55BEF738" w14:textId="77777777" w:rsidR="00D92D6E" w:rsidRDefault="00EF139A" w:rsidP="005B201C">
      <w:pPr>
        <w:pStyle w:val="ListParagraph"/>
        <w:numPr>
          <w:ilvl w:val="0"/>
          <w:numId w:val="41"/>
        </w:numPr>
      </w:pPr>
      <w:r>
        <w:t>A3:</w:t>
      </w:r>
      <w:r w:rsidR="00920BDB">
        <w:t xml:space="preserve"> In het </w:t>
      </w:r>
      <w:r w:rsidR="00CA6728">
        <w:t>onderzoeksdocument</w:t>
      </w:r>
      <w:r w:rsidR="00920BDB">
        <w:t xml:space="preserve"> komen alle onderzoeken te staan die </w:t>
      </w:r>
      <w:r w:rsidR="009B31BD">
        <w:t xml:space="preserve">tijdens het project gedaan worden. Daarnaast komen hier ook bijlages in zoals </w:t>
      </w:r>
      <w:r w:rsidR="00124357">
        <w:t>e</w:t>
      </w:r>
      <w:r w:rsidR="009B31BD">
        <w:t>nquêtes</w:t>
      </w:r>
      <w:r w:rsidR="009C0A6E">
        <w:t xml:space="preserve"> en testen die met het onderzoek te maken hebben</w:t>
      </w:r>
      <w:r w:rsidR="009B31BD">
        <w:t xml:space="preserve">. Dit wordt opgeleverd </w:t>
      </w:r>
      <w:r w:rsidR="00D92D6E">
        <w:t>aan de opdrachtgever</w:t>
      </w:r>
      <w:r w:rsidR="009B31BD">
        <w:t xml:space="preserve"> en wordt gebruikt als basis voor </w:t>
      </w:r>
      <w:r w:rsidR="00686085">
        <w:t>het POC</w:t>
      </w:r>
      <w:r w:rsidR="009B31BD">
        <w:t xml:space="preserve">. </w:t>
      </w:r>
    </w:p>
    <w:p w14:paraId="1A1F0134" w14:textId="77777777" w:rsidR="00EF139A" w:rsidRDefault="00EF139A" w:rsidP="005B201C">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r w:rsidR="00CA6728">
        <w:t>onderzoeksdocument</w:t>
      </w:r>
      <w:r w:rsidR="008214A2">
        <w:t xml:space="preserve"> opgeleverd aan </w:t>
      </w:r>
      <w:r w:rsidR="00D92D6E">
        <w:t>de opdrachtgever</w:t>
      </w:r>
      <w:r w:rsidR="008214A2">
        <w:t>.</w:t>
      </w:r>
    </w:p>
    <w:p w14:paraId="327DE3E9" w14:textId="77777777" w:rsidR="007C1B7D" w:rsidRPr="007C1B7D" w:rsidRDefault="007C1B7D" w:rsidP="00EF139A">
      <w:pPr>
        <w:pStyle w:val="ListParagraph"/>
        <w:numPr>
          <w:ilvl w:val="0"/>
          <w:numId w:val="41"/>
        </w:numPr>
      </w:pPr>
      <w:r w:rsidRPr="007C1B7D">
        <w:t xml:space="preserve">A4: Het test document is </w:t>
      </w:r>
      <w:r>
        <w:t xml:space="preserve">een lost staand onderdeel, maar behoort ook deels bij het onderzoekdocument. Hier zullen alle gebruikerstesten in beschreven worden en worden opgeleverd aan </w:t>
      </w:r>
      <w:r w:rsidR="00382917">
        <w:t>de opdrachtgever</w:t>
      </w:r>
      <w:r>
        <w:t>.</w:t>
      </w:r>
    </w:p>
    <w:p w14:paraId="229D2814" w14:textId="77777777" w:rsidR="007C1B7D" w:rsidRDefault="007C1B7D" w:rsidP="00EF139A">
      <w:pPr>
        <w:pStyle w:val="ListParagraph"/>
        <w:numPr>
          <w:ilvl w:val="0"/>
          <w:numId w:val="41"/>
        </w:numPr>
      </w:pPr>
      <w:r>
        <w:t>A5:</w:t>
      </w:r>
      <w:r w:rsidR="0024677A">
        <w:t xml:space="preserve"> Er wordt tijdens de opdracht een </w:t>
      </w:r>
      <w:r w:rsidR="00921327">
        <w:t>(</w:t>
      </w:r>
      <w:r w:rsidR="004B409E">
        <w:t>technisch</w:t>
      </w:r>
      <w:r w:rsidR="00921327">
        <w:t>)</w:t>
      </w:r>
      <w:r w:rsidR="004B409E">
        <w:t xml:space="preserve"> ontwerp en analyse document bijgehouden. Deze wordt opgeleverd aan de opdrachtgever en dient als deel van het portfolio.</w:t>
      </w:r>
    </w:p>
    <w:p w14:paraId="02175738" w14:textId="77777777" w:rsidR="00EF139A" w:rsidRDefault="00EF139A" w:rsidP="00920BDB"/>
    <w:p w14:paraId="5479AB8D" w14:textId="77777777" w:rsidR="00086FEF" w:rsidRDefault="00EF139A" w:rsidP="00086FEF">
      <w:pPr>
        <w:pStyle w:val="ListParagraph"/>
        <w:numPr>
          <w:ilvl w:val="0"/>
          <w:numId w:val="41"/>
        </w:numPr>
      </w:pPr>
      <w:r>
        <w:lastRenderedPageBreak/>
        <w:t>B1:</w:t>
      </w:r>
      <w:r w:rsidR="008214A2">
        <w:t xml:space="preserve"> De mobiele</w:t>
      </w:r>
      <w:r w:rsidR="00BD248A">
        <w:t xml:space="preserve"> </w:t>
      </w:r>
      <w:r w:rsidR="00992641">
        <w:t>app</w:t>
      </w:r>
      <w:r w:rsidR="008214A2">
        <w:t xml:space="preserve"> is de uiteindelijke POC die wor</w:t>
      </w:r>
      <w:r w:rsidR="00B840CA">
        <w:t xml:space="preserve">dt opgeleverd aan </w:t>
      </w:r>
      <w:r w:rsidR="00E07397">
        <w:t>de opdrachtgever</w:t>
      </w:r>
      <w:r w:rsidR="00B840CA">
        <w:t xml:space="preserve"> en waarmee een advies gegeven kan worden voor de toekomst. Dit zal een </w:t>
      </w:r>
      <w:r w:rsidR="00A91EF4">
        <w:t>A</w:t>
      </w:r>
      <w:r w:rsidR="00B840CA">
        <w:t xml:space="preserve">ndroid </w:t>
      </w:r>
      <w:r w:rsidR="00992641">
        <w:t>app</w:t>
      </w:r>
      <w:r w:rsidR="00B840CA">
        <w:t xml:space="preserve"> zijn. </w:t>
      </w:r>
    </w:p>
    <w:p w14:paraId="5AB72082" w14:textId="77777777" w:rsidR="00086FEF" w:rsidRDefault="00086FEF" w:rsidP="00086FEF">
      <w:pPr>
        <w:pStyle w:val="ListParagraph"/>
        <w:numPr>
          <w:ilvl w:val="0"/>
          <w:numId w:val="41"/>
        </w:numPr>
      </w:pPr>
      <w:r>
        <w:t xml:space="preserve">B1.1 Er zal broncode opgeleverd </w:t>
      </w:r>
      <w:r w:rsidR="008D0F85">
        <w:t xml:space="preserve">aan de opdrachtgever </w:t>
      </w:r>
      <w:r>
        <w:t>worden voor de mobiele app via git.</w:t>
      </w:r>
    </w:p>
    <w:p w14:paraId="3E66F55E" w14:textId="77777777" w:rsidR="00EF139A" w:rsidRDefault="00EF139A" w:rsidP="00EF139A">
      <w:pPr>
        <w:pStyle w:val="ListParagraph"/>
        <w:numPr>
          <w:ilvl w:val="0"/>
          <w:numId w:val="41"/>
        </w:numPr>
      </w:pPr>
      <w:r>
        <w:t>B2:</w:t>
      </w:r>
      <w:r w:rsidR="00B840CA">
        <w:t xml:space="preserve"> De </w:t>
      </w:r>
      <w:r w:rsidR="00992641">
        <w:t>app</w:t>
      </w:r>
      <w:r w:rsidR="00B840CA">
        <w:t xml:space="preserve"> zal</w:t>
      </w:r>
      <w:r w:rsidR="0041130E">
        <w:t>,</w:t>
      </w:r>
      <w:r w:rsidR="00B840CA">
        <w:t xml:space="preserve"> waar nodig</w:t>
      </w:r>
      <w:r w:rsidR="0041130E">
        <w:t>,</w:t>
      </w:r>
      <w:r w:rsidR="00B840CA">
        <w:t xml:space="preserve"> een backend / server gebruiken waar zwaardere berekeningen worden gedaan die de mobiele </w:t>
      </w:r>
      <w:r w:rsidR="00992641">
        <w:t>app</w:t>
      </w:r>
      <w:r w:rsidR="00B840CA">
        <w:t xml:space="preserve"> niet kan doen of waar data naar verzonden moet worden voor opslag. </w:t>
      </w:r>
      <w:r w:rsidR="00012E30">
        <w:t xml:space="preserve">Ook deze wordt opgeleverd aan </w:t>
      </w:r>
      <w:r w:rsidR="00441BD2">
        <w:t>de opdrachtgever</w:t>
      </w:r>
      <w:r w:rsidR="00012E30">
        <w:t xml:space="preserve"> en zal wederom als advies dienen. </w:t>
      </w:r>
    </w:p>
    <w:p w14:paraId="0EDFDE55" w14:textId="77777777" w:rsidR="00086FEF" w:rsidRDefault="00086FEF" w:rsidP="00EF139A">
      <w:pPr>
        <w:pStyle w:val="ListParagraph"/>
        <w:numPr>
          <w:ilvl w:val="0"/>
          <w:numId w:val="41"/>
        </w:numPr>
      </w:pPr>
      <w:r>
        <w:t>B2.1 Er zal broncode opgeleverd worden</w:t>
      </w:r>
      <w:r w:rsidR="008D0F85">
        <w:t xml:space="preserve"> aan de opdrachtgever</w:t>
      </w:r>
      <w:r>
        <w:t xml:space="preserve"> voor de backend via git.</w:t>
      </w:r>
    </w:p>
    <w:p w14:paraId="3D612BC9" w14:textId="77777777" w:rsidR="000F2465" w:rsidRDefault="000F2465" w:rsidP="000F2465">
      <w:pPr>
        <w:pStyle w:val="ListParagraph"/>
      </w:pPr>
    </w:p>
    <w:p w14:paraId="53D98DBE" w14:textId="77777777" w:rsidR="005F24D9" w:rsidRDefault="00D47D5F" w:rsidP="00D47D5F">
      <w:pPr>
        <w:pStyle w:val="Heading3"/>
      </w:pPr>
      <w:bookmarkStart w:id="27" w:name="_Toc523948"/>
      <w:r>
        <w:t>Opleveringen</w:t>
      </w:r>
      <w:bookmarkEnd w:id="27"/>
      <w:r w:rsidR="00D73758">
        <w:tab/>
      </w:r>
    </w:p>
    <w:p w14:paraId="5C1F960D" w14:textId="77777777" w:rsidR="00D47D5F" w:rsidRDefault="00D47D5F" w:rsidP="00D47D5F">
      <w:r>
        <w:t xml:space="preserve">Documenten zullen altijd in PDF worden opgeleverd aan de desbetreffende ontvanger tenzij anders is gevraagd. </w:t>
      </w:r>
      <w:r w:rsidR="00992641">
        <w:t>App</w:t>
      </w:r>
      <w:r>
        <w:t>s zullen opgeleverd</w:t>
      </w:r>
      <w:r w:rsidR="00767F26">
        <w:t xml:space="preserve"> worden</w:t>
      </w:r>
      <w:r>
        <w:t xml:space="preserve"> als broncode via de git repository vanwaar een zip bestand kan worden gedownload tenzij anders is gevraagd.</w:t>
      </w:r>
    </w:p>
    <w:p w14:paraId="42CC5D5E" w14:textId="77777777" w:rsidR="00D4765C" w:rsidRPr="00D47D5F" w:rsidRDefault="00D4765C" w:rsidP="00D47D5F"/>
    <w:p w14:paraId="3526C786" w14:textId="77777777" w:rsidR="003B5E19" w:rsidRDefault="003B5E19" w:rsidP="003B5E19">
      <w:pPr>
        <w:pStyle w:val="Heading2"/>
      </w:pPr>
      <w:bookmarkStart w:id="28" w:name="_Toc523949"/>
      <w:r>
        <w:t>Kwaliteitseisen</w:t>
      </w:r>
      <w:bookmarkEnd w:id="28"/>
    </w:p>
    <w:tbl>
      <w:tblPr>
        <w:tblStyle w:val="InfoSupportTabel"/>
        <w:tblW w:w="0" w:type="auto"/>
        <w:tblLook w:val="0020" w:firstRow="1" w:lastRow="0" w:firstColumn="0" w:lastColumn="0" w:noHBand="0" w:noVBand="0"/>
      </w:tblPr>
      <w:tblGrid>
        <w:gridCol w:w="4531"/>
        <w:gridCol w:w="4532"/>
      </w:tblGrid>
      <w:tr w:rsidR="004078C3" w14:paraId="74D047E0" w14:textId="77777777" w:rsidTr="004078C3">
        <w:trPr>
          <w:cnfStyle w:val="100000000000" w:firstRow="1" w:lastRow="0" w:firstColumn="0" w:lastColumn="0" w:oddVBand="0" w:evenVBand="0" w:oddHBand="0" w:evenHBand="0" w:firstRowFirstColumn="0" w:firstRowLastColumn="0" w:lastRowFirstColumn="0" w:lastRowLastColumn="0"/>
        </w:trPr>
        <w:tc>
          <w:tcPr>
            <w:tcW w:w="4531" w:type="dxa"/>
          </w:tcPr>
          <w:p w14:paraId="2BC13A7F" w14:textId="77777777" w:rsidR="004078C3" w:rsidRDefault="004078C3" w:rsidP="004078C3">
            <w:r>
              <w:t>Documenten</w:t>
            </w:r>
          </w:p>
        </w:tc>
        <w:tc>
          <w:tcPr>
            <w:tcW w:w="4532" w:type="dxa"/>
          </w:tcPr>
          <w:p w14:paraId="2EEDD34F" w14:textId="77777777" w:rsidR="004078C3" w:rsidRDefault="004078C3" w:rsidP="004078C3">
            <w:r>
              <w:t>POC</w:t>
            </w:r>
          </w:p>
        </w:tc>
      </w:tr>
      <w:tr w:rsidR="004078C3" w14:paraId="501626DD" w14:textId="77777777" w:rsidTr="004078C3">
        <w:trPr>
          <w:cnfStyle w:val="000000100000" w:firstRow="0" w:lastRow="0" w:firstColumn="0" w:lastColumn="0" w:oddVBand="0" w:evenVBand="0" w:oddHBand="1" w:evenHBand="0" w:firstRowFirstColumn="0" w:firstRowLastColumn="0" w:lastRowFirstColumn="0" w:lastRowLastColumn="0"/>
        </w:trPr>
        <w:tc>
          <w:tcPr>
            <w:tcW w:w="4531" w:type="dxa"/>
          </w:tcPr>
          <w:p w14:paraId="756255D5" w14:textId="77777777" w:rsidR="004078C3" w:rsidRPr="004078C3" w:rsidRDefault="004078C3" w:rsidP="00BE7AFD">
            <w:r w:rsidRPr="004078C3">
              <w:t>1. Documenten worden in het Nederlands geschreven en moeten correct zijn.</w:t>
            </w:r>
          </w:p>
        </w:tc>
        <w:tc>
          <w:tcPr>
            <w:tcW w:w="4532" w:type="dxa"/>
          </w:tcPr>
          <w:p w14:paraId="5883B727" w14:textId="77777777" w:rsidR="004078C3" w:rsidRDefault="004078C3" w:rsidP="004078C3">
            <w:r>
              <w:t xml:space="preserve">1. </w:t>
            </w:r>
            <w:r w:rsidR="00BE7AFD">
              <w:t>De app moet unit tests bevatten die belangrijke functies test.</w:t>
            </w:r>
            <w:r>
              <w:t xml:space="preserve"> </w:t>
            </w:r>
          </w:p>
        </w:tc>
      </w:tr>
      <w:tr w:rsidR="004078C3" w14:paraId="5BF9FC16" w14:textId="77777777" w:rsidTr="004078C3">
        <w:tc>
          <w:tcPr>
            <w:tcW w:w="4531" w:type="dxa"/>
          </w:tcPr>
          <w:p w14:paraId="7CDDC200" w14:textId="77777777" w:rsidR="004078C3" w:rsidRPr="004078C3" w:rsidRDefault="004078C3" w:rsidP="00BE7AFD">
            <w:r w:rsidRPr="004078C3">
              <w:t>2. Alle documenten hebben dezelfde stijl.</w:t>
            </w:r>
          </w:p>
        </w:tc>
        <w:tc>
          <w:tcPr>
            <w:tcW w:w="4532" w:type="dxa"/>
          </w:tcPr>
          <w:p w14:paraId="62687268" w14:textId="77777777" w:rsidR="004078C3" w:rsidRDefault="00BE7AFD" w:rsidP="004078C3">
            <w:r>
              <w:t>2. De app moet integratie tests bevatten welke teste</w:t>
            </w:r>
            <w:r w:rsidR="004D0CB6">
              <w:t xml:space="preserve">n </w:t>
            </w:r>
            <w:r>
              <w:t>of alle koppelingen goed werken.</w:t>
            </w:r>
          </w:p>
        </w:tc>
      </w:tr>
      <w:tr w:rsidR="004078C3" w14:paraId="133FD0FB" w14:textId="77777777" w:rsidTr="004078C3">
        <w:trPr>
          <w:cnfStyle w:val="000000100000" w:firstRow="0" w:lastRow="0" w:firstColumn="0" w:lastColumn="0" w:oddVBand="0" w:evenVBand="0" w:oddHBand="1" w:evenHBand="0" w:firstRowFirstColumn="0" w:firstRowLastColumn="0" w:lastRowFirstColumn="0" w:lastRowLastColumn="0"/>
        </w:trPr>
        <w:tc>
          <w:tcPr>
            <w:tcW w:w="4531" w:type="dxa"/>
          </w:tcPr>
          <w:p w14:paraId="2048BEF2" w14:textId="77777777" w:rsidR="004078C3" w:rsidRPr="004078C3" w:rsidRDefault="004078C3" w:rsidP="00BE7AFD">
            <w:r w:rsidRPr="004078C3">
              <w:t xml:space="preserve">3. Documenten zullen aangeleverd worden in PDF vorm tenzij anders aangegeven. </w:t>
            </w:r>
          </w:p>
        </w:tc>
        <w:tc>
          <w:tcPr>
            <w:tcW w:w="4532" w:type="dxa"/>
          </w:tcPr>
          <w:p w14:paraId="21D2136C" w14:textId="77777777" w:rsidR="004078C3" w:rsidRDefault="00BE7AFD" w:rsidP="004078C3">
            <w:r>
              <w:t>3. De app moet getest worden op statische code kwaliteit.</w:t>
            </w:r>
          </w:p>
        </w:tc>
      </w:tr>
      <w:tr w:rsidR="004078C3" w14:paraId="14EEBFD3" w14:textId="77777777" w:rsidTr="004078C3">
        <w:tc>
          <w:tcPr>
            <w:tcW w:w="4531" w:type="dxa"/>
          </w:tcPr>
          <w:p w14:paraId="1240F03F" w14:textId="77777777"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Fontys.</w:t>
            </w:r>
          </w:p>
        </w:tc>
        <w:tc>
          <w:tcPr>
            <w:tcW w:w="4532" w:type="dxa"/>
          </w:tcPr>
          <w:p w14:paraId="604D6A2A" w14:textId="77777777" w:rsidR="004078C3" w:rsidRDefault="00BE7AFD" w:rsidP="004078C3">
            <w:r>
              <w:t>4. De backend moet unit tests bevatten die belangrijke functies test.</w:t>
            </w:r>
          </w:p>
        </w:tc>
      </w:tr>
      <w:tr w:rsidR="00BE7AFD" w14:paraId="575C6A00" w14:textId="77777777" w:rsidTr="004078C3">
        <w:trPr>
          <w:cnfStyle w:val="000000100000" w:firstRow="0" w:lastRow="0" w:firstColumn="0" w:lastColumn="0" w:oddVBand="0" w:evenVBand="0" w:oddHBand="1" w:evenHBand="0" w:firstRowFirstColumn="0" w:firstRowLastColumn="0" w:lastRowFirstColumn="0" w:lastRowLastColumn="0"/>
        </w:trPr>
        <w:tc>
          <w:tcPr>
            <w:tcW w:w="4531" w:type="dxa"/>
          </w:tcPr>
          <w:p w14:paraId="2641D114" w14:textId="77777777" w:rsidR="00BE7AFD" w:rsidRPr="004078C3" w:rsidRDefault="00BE7AFD" w:rsidP="004078C3">
            <w:pPr>
              <w:rPr>
                <w:color w:val="003865" w:themeColor="accent2"/>
              </w:rPr>
            </w:pPr>
          </w:p>
        </w:tc>
        <w:tc>
          <w:tcPr>
            <w:tcW w:w="4532" w:type="dxa"/>
          </w:tcPr>
          <w:p w14:paraId="45FEB46C" w14:textId="77777777" w:rsidR="00BE7AFD" w:rsidRDefault="00BE7AFD" w:rsidP="004078C3">
            <w:r>
              <w:t>5. De backend moet integratie tests bevatten welke testen of alle koppelingen goed werken.</w:t>
            </w:r>
          </w:p>
        </w:tc>
      </w:tr>
      <w:tr w:rsidR="00BE7AFD" w14:paraId="03A25CA9" w14:textId="77777777" w:rsidTr="004078C3">
        <w:tc>
          <w:tcPr>
            <w:tcW w:w="4531" w:type="dxa"/>
          </w:tcPr>
          <w:p w14:paraId="0F5B68E1" w14:textId="77777777" w:rsidR="00BE7AFD" w:rsidRPr="004078C3" w:rsidRDefault="00BE7AFD" w:rsidP="004078C3">
            <w:pPr>
              <w:rPr>
                <w:color w:val="003865" w:themeColor="accent2"/>
              </w:rPr>
            </w:pPr>
          </w:p>
        </w:tc>
        <w:tc>
          <w:tcPr>
            <w:tcW w:w="4532" w:type="dxa"/>
          </w:tcPr>
          <w:p w14:paraId="40D34246" w14:textId="77777777" w:rsidR="00BE7AFD" w:rsidRDefault="00BE7AFD" w:rsidP="004078C3">
            <w:r>
              <w:t>6. De backend moet getest worden op statische code kwaliteit.</w:t>
            </w:r>
          </w:p>
        </w:tc>
      </w:tr>
      <w:tr w:rsidR="00BE7AFD" w14:paraId="650558C4" w14:textId="77777777" w:rsidTr="004078C3">
        <w:trPr>
          <w:cnfStyle w:val="000000100000" w:firstRow="0" w:lastRow="0" w:firstColumn="0" w:lastColumn="0" w:oddVBand="0" w:evenVBand="0" w:oddHBand="1" w:evenHBand="0" w:firstRowFirstColumn="0" w:firstRowLastColumn="0" w:lastRowFirstColumn="0" w:lastRowLastColumn="0"/>
        </w:trPr>
        <w:tc>
          <w:tcPr>
            <w:tcW w:w="4531" w:type="dxa"/>
          </w:tcPr>
          <w:p w14:paraId="06C98216" w14:textId="77777777" w:rsidR="00BE7AFD" w:rsidRPr="004078C3" w:rsidRDefault="00BE7AFD" w:rsidP="004078C3">
            <w:pPr>
              <w:rPr>
                <w:color w:val="003865" w:themeColor="accent2"/>
              </w:rPr>
            </w:pPr>
          </w:p>
        </w:tc>
        <w:tc>
          <w:tcPr>
            <w:tcW w:w="4532" w:type="dxa"/>
          </w:tcPr>
          <w:p w14:paraId="7B902C6D" w14:textId="77777777" w:rsidR="00BE7AFD" w:rsidRDefault="00BE7AFD" w:rsidP="004078C3">
            <w:r>
              <w:t xml:space="preserve">7. De app moet door middel van gebruikerstesten worden getest op </w:t>
            </w:r>
            <w:r w:rsidR="00217E65">
              <w:t>UX</w:t>
            </w:r>
            <w:r w:rsidR="00C86F79">
              <w:t xml:space="preserve"> en functionaliteiten wat moet</w:t>
            </w:r>
            <w:r>
              <w:t xml:space="preserve"> voldoen aan de verwachtingen.</w:t>
            </w:r>
          </w:p>
        </w:tc>
      </w:tr>
      <w:tr w:rsidR="00C86F79" w14:paraId="31E01F76" w14:textId="77777777" w:rsidTr="004078C3">
        <w:tc>
          <w:tcPr>
            <w:tcW w:w="4531" w:type="dxa"/>
          </w:tcPr>
          <w:p w14:paraId="192B4B1F" w14:textId="77777777" w:rsidR="00C86F79" w:rsidRPr="004078C3" w:rsidRDefault="00C86F79" w:rsidP="004078C3">
            <w:pPr>
              <w:rPr>
                <w:color w:val="003865" w:themeColor="accent2"/>
              </w:rPr>
            </w:pPr>
          </w:p>
        </w:tc>
        <w:tc>
          <w:tcPr>
            <w:tcW w:w="4532" w:type="dxa"/>
          </w:tcPr>
          <w:p w14:paraId="2CED97AA" w14:textId="77777777" w:rsidR="00C86F79" w:rsidRDefault="00C86F79" w:rsidP="004078C3">
            <w:r>
              <w:t>8. De app moet voldoen aan de minimale eisen (opgesteld door Info Support en Paaspop) die betrekking hebben tot beveiliging, privacy en schaalbaarheid.</w:t>
            </w:r>
          </w:p>
        </w:tc>
      </w:tr>
    </w:tbl>
    <w:p w14:paraId="7E23CF60" w14:textId="77777777" w:rsidR="003B5E19" w:rsidRDefault="00280079" w:rsidP="00280079">
      <w:pPr>
        <w:pStyle w:val="Captionfortableandimage"/>
      </w:pPr>
      <w:bookmarkStart w:id="29" w:name="_Toc523928"/>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C50A6A">
        <w:rPr>
          <w:noProof/>
        </w:rPr>
        <w:t>4</w:t>
      </w:r>
      <w:r w:rsidR="00624CF8">
        <w:rPr>
          <w:noProof/>
        </w:rPr>
        <w:fldChar w:fldCharType="end"/>
      </w:r>
      <w:r>
        <w:t xml:space="preserve">: </w:t>
      </w:r>
      <w:r w:rsidR="00271D38">
        <w:t>k</w:t>
      </w:r>
      <w:r>
        <w:t>walitei</w:t>
      </w:r>
      <w:r w:rsidR="00271D38">
        <w:t>t</w:t>
      </w:r>
      <w:r>
        <w:t>seisen</w:t>
      </w:r>
      <w:bookmarkEnd w:id="29"/>
    </w:p>
    <w:p w14:paraId="3ED78A17" w14:textId="77777777" w:rsidR="008D3371" w:rsidRDefault="008D3371" w:rsidP="00280079">
      <w:pPr>
        <w:pStyle w:val="Captionfortableandimage"/>
        <w:rPr>
          <w:sz w:val="26"/>
          <w:szCs w:val="32"/>
        </w:rPr>
      </w:pPr>
    </w:p>
    <w:p w14:paraId="6DD963B4" w14:textId="77777777" w:rsidR="00D51D54" w:rsidRDefault="00D51D54">
      <w:pPr>
        <w:spacing w:line="259" w:lineRule="auto"/>
        <w:rPr>
          <w:rFonts w:asciiTheme="majorHAnsi" w:eastAsiaTheme="majorEastAsia" w:hAnsiTheme="majorHAnsi" w:cstheme="majorBidi"/>
          <w:b/>
          <w:color w:val="003865" w:themeColor="text2"/>
          <w:sz w:val="26"/>
          <w:szCs w:val="32"/>
        </w:rPr>
      </w:pPr>
      <w:r>
        <w:rPr>
          <w:sz w:val="26"/>
          <w:szCs w:val="32"/>
        </w:rPr>
        <w:br w:type="page"/>
      </w:r>
    </w:p>
    <w:p w14:paraId="47D2D7F1" w14:textId="77777777" w:rsidR="003B5E19" w:rsidRPr="003B5E19" w:rsidRDefault="003B5E19" w:rsidP="003B5E19">
      <w:pPr>
        <w:pStyle w:val="Heading2"/>
        <w:rPr>
          <w:sz w:val="26"/>
          <w:szCs w:val="32"/>
        </w:rPr>
      </w:pPr>
      <w:bookmarkStart w:id="30" w:name="_Toc523950"/>
      <w:r>
        <w:rPr>
          <w:sz w:val="26"/>
          <w:szCs w:val="32"/>
        </w:rPr>
        <w:lastRenderedPageBreak/>
        <w:t>Uitgangspunten</w:t>
      </w:r>
      <w:bookmarkEnd w:id="30"/>
    </w:p>
    <w:p w14:paraId="7EB31396" w14:textId="77777777" w:rsidR="003B5E19" w:rsidRDefault="003B5E19" w:rsidP="003B5E19">
      <w:pPr>
        <w:spacing w:line="259" w:lineRule="auto"/>
      </w:pPr>
      <w:r>
        <w:t>Voor uitvoering van de in dit plan van aanpak beschreven delen zijn de onderstaande uitgangspunten van toepassing:</w:t>
      </w:r>
    </w:p>
    <w:p w14:paraId="370355EE" w14:textId="77777777"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14:paraId="16046FCB" w14:textId="77777777"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14:paraId="43417A8A" w14:textId="77777777" w:rsidR="00C96193" w:rsidRDefault="00C96193" w:rsidP="003B5E19">
      <w:pPr>
        <w:spacing w:line="259" w:lineRule="auto"/>
      </w:pPr>
      <w:r>
        <w:t>3. Er zullen relatief veel aannames gemaakt worden tijdens het project om te testen wat het beste werkt.</w:t>
      </w:r>
    </w:p>
    <w:p w14:paraId="4206D806" w14:textId="77777777" w:rsidR="00C96193" w:rsidRPr="00D922C2" w:rsidRDefault="00164885" w:rsidP="003B5E19">
      <w:pPr>
        <w:spacing w:line="259" w:lineRule="auto"/>
      </w:pPr>
      <w:r>
        <w:t>4</w:t>
      </w:r>
      <w:r w:rsidR="00C96193">
        <w:t xml:space="preserve">. </w:t>
      </w:r>
      <w:commentRangeStart w:id="31"/>
      <w:r w:rsidR="00C96193">
        <w:t xml:space="preserve">De mobiele </w:t>
      </w:r>
      <w:r w:rsidR="00992641">
        <w:t>app</w:t>
      </w:r>
      <w:r w:rsidR="00C96193">
        <w:t xml:space="preserve"> wordt beperkt tot een Android app </w:t>
      </w:r>
      <w:commentRangeEnd w:id="31"/>
      <w:r w:rsidR="00161ABF">
        <w:rPr>
          <w:rStyle w:val="CommentReference"/>
        </w:rPr>
        <w:commentReference w:id="31"/>
      </w:r>
      <w:r w:rsidR="00C96193">
        <w:t xml:space="preserve">aangezien </w:t>
      </w:r>
      <w:r w:rsidR="00904877">
        <w:t xml:space="preserve">de eerste versie van het POC ontwikkeld moet zijn voor dat het festival begint en de app store (IOS) er lang over doet om een app goed te keuren en hier veel eisen aan </w:t>
      </w:r>
      <w:r w:rsidR="00393753">
        <w:t xml:space="preserve">verbonden zitten. </w:t>
      </w:r>
      <w:r w:rsidR="00D922C2">
        <w:rPr>
          <w:i/>
        </w:rPr>
        <w:t xml:space="preserve">Zie hoofdstuk over aanpak met betrekking tot eventueel cross platform. </w:t>
      </w:r>
    </w:p>
    <w:p w14:paraId="1B9A3A7E" w14:textId="77777777" w:rsidR="00EA3EA2" w:rsidRDefault="00164885" w:rsidP="003B5E19">
      <w:pPr>
        <w:spacing w:line="259" w:lineRule="auto"/>
      </w:pPr>
      <w:r>
        <w:t>5</w:t>
      </w:r>
      <w:r w:rsidR="00EA3EA2">
        <w:t xml:space="preserve">. De backend (API) </w:t>
      </w:r>
      <w:r w:rsidR="00BF57D9">
        <w:t>zal worden geschreven in C# met het .NET framework.</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14:paraId="06C2C539" w14:textId="77777777" w:rsidR="00DE0A6E" w:rsidRDefault="00164885" w:rsidP="003B5E19">
      <w:pPr>
        <w:spacing w:line="259" w:lineRule="auto"/>
      </w:pPr>
      <w:r>
        <w:t>6</w:t>
      </w:r>
      <w:r w:rsidR="00C96193">
        <w:t xml:space="preserve">.  </w:t>
      </w:r>
      <w:commentRangeStart w:id="32"/>
      <w:r w:rsidR="00C96193">
        <w:t>Het zou fijn zijn als er een MVP</w:t>
      </w:r>
      <w:r w:rsidR="00DE0A6E">
        <w:t xml:space="preserve"> (Minimum Viable Product) klaar staat tijdens het festival, echter kan dit niet gegarandeerd worden.</w:t>
      </w:r>
      <w:commentRangeEnd w:id="32"/>
      <w:r w:rsidR="00161ABF">
        <w:rPr>
          <w:rStyle w:val="CommentReference"/>
        </w:rPr>
        <w:commentReference w:id="32"/>
      </w:r>
    </w:p>
    <w:p w14:paraId="7914E030" w14:textId="77777777" w:rsidR="00DE0A6E" w:rsidRDefault="00164885" w:rsidP="003B5E19">
      <w:pPr>
        <w:spacing w:line="259" w:lineRule="auto"/>
      </w:pPr>
      <w:r>
        <w:t>7</w:t>
      </w:r>
      <w:r w:rsidR="00DE0A6E">
        <w:t xml:space="preserve">. </w:t>
      </w:r>
      <w:commentRangeStart w:id="33"/>
      <w:r w:rsidR="00DE0A6E">
        <w:t xml:space="preserve">Het zou prettig zijn als er tijdens het festival een omgeving wordt gerealiseerd waar tests uitgevoerd kunnen </w:t>
      </w:r>
      <w:r w:rsidR="00B36A82">
        <w:t xml:space="preserve">(dan wel voor de MVP, dan wel korte statische testen) </w:t>
      </w:r>
      <w:r w:rsidR="00DE0A6E">
        <w:t>worden met festivalbezoekers die hier interesse in hebben.</w:t>
      </w:r>
      <w:commentRangeEnd w:id="33"/>
      <w:r w:rsidR="00161ABF">
        <w:rPr>
          <w:rStyle w:val="CommentReference"/>
        </w:rPr>
        <w:commentReference w:id="33"/>
      </w:r>
    </w:p>
    <w:p w14:paraId="30E99264" w14:textId="77777777" w:rsidR="00351E68" w:rsidRDefault="00C36E0F" w:rsidP="00125A69">
      <w:pPr>
        <w:pStyle w:val="Heading1"/>
      </w:pPr>
      <w:bookmarkStart w:id="34" w:name="_Toc336414"/>
      <w:bookmarkStart w:id="35" w:name="_Toc523951"/>
      <w:r>
        <w:lastRenderedPageBreak/>
        <w:t>Financiën en Risico’s</w:t>
      </w:r>
      <w:bookmarkEnd w:id="34"/>
      <w:bookmarkEnd w:id="35"/>
      <w:r>
        <w:t xml:space="preserve"> </w:t>
      </w:r>
    </w:p>
    <w:p w14:paraId="0BA1D109" w14:textId="77777777" w:rsidR="00C36E0F" w:rsidRDefault="00C36E0F" w:rsidP="00C36E0F">
      <w:pPr>
        <w:pStyle w:val="Heading2"/>
      </w:pPr>
      <w:bookmarkStart w:id="36" w:name="_Toc523952"/>
      <w:r>
        <w:t>Kostenbudget</w:t>
      </w:r>
      <w:bookmarkEnd w:id="36"/>
    </w:p>
    <w:p w14:paraId="59DCFD6A" w14:textId="77777777" w:rsidR="0002105A" w:rsidRDefault="00FB6DC2" w:rsidP="000E0F78">
      <w:r>
        <w:t>De enige kosten die met de huidige kennis in beeld gebracht kunnen worden zijn de kosten voor het opzetten van een cloud- en testomgeving. Er is nog niet bekend welke provider dit gaat worden, maar op basi</w:t>
      </w:r>
      <w:r w:rsidR="00EC0AB3">
        <w:t>s van kennis kan er geconcludeerd worden dat de kosten beperkt zijn.</w:t>
      </w:r>
    </w:p>
    <w:p w14:paraId="0DF2BFBA" w14:textId="77777777" w:rsidR="00EC0AB3" w:rsidRPr="0002105A" w:rsidRDefault="00EC0AB3" w:rsidP="000E0F78"/>
    <w:p w14:paraId="34B1EB7B" w14:textId="77777777" w:rsidR="00C36E0F" w:rsidRPr="00C36E0F" w:rsidRDefault="00C36E0F" w:rsidP="00C36E0F">
      <w:pPr>
        <w:pStyle w:val="Heading2"/>
      </w:pPr>
      <w:bookmarkStart w:id="37" w:name="_Toc523953"/>
      <w:r>
        <w:t>Risico’s en uitwijk</w:t>
      </w:r>
      <w:r w:rsidR="00712871">
        <w:t xml:space="preserve"> </w:t>
      </w:r>
      <w:r>
        <w:t>activiteiten</w:t>
      </w:r>
      <w:bookmarkEnd w:id="37"/>
    </w:p>
    <w:p w14:paraId="28A3AE45" w14:textId="77777777"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14:paraId="3EA2B475" w14:textId="77777777" w:rsidTr="00257D70">
        <w:trPr>
          <w:cnfStyle w:val="100000000000" w:firstRow="1" w:lastRow="0" w:firstColumn="0" w:lastColumn="0" w:oddVBand="0" w:evenVBand="0" w:oddHBand="0" w:evenHBand="0" w:firstRowFirstColumn="0" w:firstRowLastColumn="0" w:lastRowFirstColumn="0" w:lastRowLastColumn="0"/>
        </w:trPr>
        <w:tc>
          <w:tcPr>
            <w:tcW w:w="3021" w:type="dxa"/>
          </w:tcPr>
          <w:p w14:paraId="2A6145B7" w14:textId="77777777" w:rsidR="00257D70" w:rsidRDefault="00257D70" w:rsidP="00666223">
            <w:pPr>
              <w:spacing w:line="259" w:lineRule="auto"/>
            </w:pPr>
            <w:r>
              <w:t>Risico</w:t>
            </w:r>
          </w:p>
        </w:tc>
        <w:tc>
          <w:tcPr>
            <w:tcW w:w="3021" w:type="dxa"/>
          </w:tcPr>
          <w:p w14:paraId="70BC3D3E" w14:textId="77777777" w:rsidR="00257D70" w:rsidRDefault="00257D70" w:rsidP="00666223">
            <w:pPr>
              <w:spacing w:line="259" w:lineRule="auto"/>
            </w:pPr>
            <w:r>
              <w:t>Activiteiten ter voorkoming</w:t>
            </w:r>
          </w:p>
        </w:tc>
        <w:tc>
          <w:tcPr>
            <w:tcW w:w="3021" w:type="dxa"/>
          </w:tcPr>
          <w:p w14:paraId="00866378" w14:textId="77777777" w:rsidR="00257D70" w:rsidRDefault="00257D70" w:rsidP="00666223">
            <w:pPr>
              <w:spacing w:line="259" w:lineRule="auto"/>
            </w:pPr>
            <w:r>
              <w:t>Uitwijk</w:t>
            </w:r>
            <w:r w:rsidR="002F2EB4">
              <w:t xml:space="preserve"> </w:t>
            </w:r>
            <w:r>
              <w:t>activiteiten</w:t>
            </w:r>
          </w:p>
        </w:tc>
      </w:tr>
      <w:tr w:rsidR="00257D70" w14:paraId="0FE60885" w14:textId="77777777" w:rsidTr="00257D70">
        <w:trPr>
          <w:cnfStyle w:val="000000100000" w:firstRow="0" w:lastRow="0" w:firstColumn="0" w:lastColumn="0" w:oddVBand="0" w:evenVBand="0" w:oddHBand="1" w:evenHBand="0" w:firstRowFirstColumn="0" w:firstRowLastColumn="0" w:lastRowFirstColumn="0" w:lastRowLastColumn="0"/>
        </w:trPr>
        <w:tc>
          <w:tcPr>
            <w:tcW w:w="3021" w:type="dxa"/>
          </w:tcPr>
          <w:p w14:paraId="02F1B963" w14:textId="77777777" w:rsidR="00257D70" w:rsidRDefault="005952A9" w:rsidP="00666223">
            <w:pPr>
              <w:spacing w:line="259" w:lineRule="auto"/>
            </w:pPr>
            <w:r>
              <w:t>1</w:t>
            </w:r>
            <w:r w:rsidR="00257D70">
              <w:t>. Een tekort aan (realtime) data</w:t>
            </w:r>
            <w:r w:rsidR="002666E0">
              <w:t>.</w:t>
            </w:r>
          </w:p>
        </w:tc>
        <w:tc>
          <w:tcPr>
            <w:tcW w:w="3021" w:type="dxa"/>
          </w:tcPr>
          <w:p w14:paraId="0E61B17B" w14:textId="77777777" w:rsidR="00257D70" w:rsidRDefault="005E521E" w:rsidP="00666223">
            <w:pPr>
              <w:spacing w:line="259" w:lineRule="auto"/>
            </w:pPr>
            <w:r>
              <w:t xml:space="preserve">Data met betrekking tot het onderzoeken naar functionaliteiten vóór Paaspop verzamelen en de </w:t>
            </w:r>
            <w:r w:rsidR="00992641">
              <w:t>app</w:t>
            </w:r>
            <w:r>
              <w:t xml:space="preserve"> zo inrichten dat niet voor alle functionaliteiten realtime data nodig is. </w:t>
            </w:r>
          </w:p>
        </w:tc>
        <w:tc>
          <w:tcPr>
            <w:tcW w:w="3021" w:type="dxa"/>
          </w:tcPr>
          <w:p w14:paraId="54E27D19" w14:textId="77777777" w:rsidR="00257D70" w:rsidRDefault="005E521E" w:rsidP="00666223">
            <w:pPr>
              <w:spacing w:line="259" w:lineRule="auto"/>
            </w:pPr>
            <w:r>
              <w:t>Bepaalde functionaliteiten</w:t>
            </w:r>
            <w:r w:rsidR="00754000">
              <w:t xml:space="preserve"> </w:t>
            </w:r>
            <w:r>
              <w:t>later implementeren wanneer er wel genoeg data i</w:t>
            </w:r>
            <w:r w:rsidR="000C0A41">
              <w:t>s en voor een te kort van realtime data kan dat opgelost worden door middel van data te sim</w:t>
            </w:r>
            <w:r w:rsidR="00A116DA">
              <w:t xml:space="preserve">uleren. </w:t>
            </w:r>
          </w:p>
        </w:tc>
      </w:tr>
      <w:tr w:rsidR="00161D3F" w14:paraId="40ABDCD7" w14:textId="77777777" w:rsidTr="00257D70">
        <w:tc>
          <w:tcPr>
            <w:tcW w:w="3021" w:type="dxa"/>
          </w:tcPr>
          <w:p w14:paraId="06E18108" w14:textId="77777777" w:rsidR="00161D3F" w:rsidRDefault="007B5AB4" w:rsidP="00666223">
            <w:pPr>
              <w:spacing w:line="259" w:lineRule="auto"/>
            </w:pPr>
            <w:r>
              <w:t>2</w:t>
            </w:r>
            <w:r w:rsidR="00161D3F">
              <w:t>. Mobiele test apparaten zijn niet (altijd) beschikbaar</w:t>
            </w:r>
            <w:r w:rsidR="002666E0">
              <w:t>.</w:t>
            </w:r>
          </w:p>
        </w:tc>
        <w:tc>
          <w:tcPr>
            <w:tcW w:w="3021" w:type="dxa"/>
          </w:tcPr>
          <w:p w14:paraId="141FB18D" w14:textId="77777777" w:rsidR="00161D3F" w:rsidRDefault="00161D3F" w:rsidP="00666223">
            <w:pPr>
              <w:spacing w:line="259" w:lineRule="auto"/>
            </w:pPr>
            <w:r>
              <w:t>Vroegtijdig aangeven wanneer een test apparaat nodig is.</w:t>
            </w:r>
          </w:p>
        </w:tc>
        <w:tc>
          <w:tcPr>
            <w:tcW w:w="3021" w:type="dxa"/>
          </w:tcPr>
          <w:p w14:paraId="1EEB370E" w14:textId="77777777" w:rsidR="00161D3F" w:rsidRDefault="00161D3F" w:rsidP="00666223">
            <w:pPr>
              <w:spacing w:line="259" w:lineRule="auto"/>
            </w:pPr>
            <w:r>
              <w:t xml:space="preserve">Apparaat van de opdrachtnemer gebruiken. </w:t>
            </w:r>
          </w:p>
        </w:tc>
      </w:tr>
      <w:tr w:rsidR="007E7A12" w14:paraId="1E4C180F" w14:textId="77777777" w:rsidTr="00257D70">
        <w:trPr>
          <w:cnfStyle w:val="000000100000" w:firstRow="0" w:lastRow="0" w:firstColumn="0" w:lastColumn="0" w:oddVBand="0" w:evenVBand="0" w:oddHBand="1" w:evenHBand="0" w:firstRowFirstColumn="0" w:firstRowLastColumn="0" w:lastRowFirstColumn="0" w:lastRowLastColumn="0"/>
        </w:trPr>
        <w:tc>
          <w:tcPr>
            <w:tcW w:w="3021" w:type="dxa"/>
          </w:tcPr>
          <w:p w14:paraId="1C440C42" w14:textId="77777777" w:rsidR="007E7A12" w:rsidRDefault="007B5AB4" w:rsidP="00666223">
            <w:pPr>
              <w:spacing w:line="259" w:lineRule="auto"/>
            </w:pPr>
            <w:r>
              <w:t>3</w:t>
            </w:r>
            <w:r w:rsidR="007E7A12">
              <w:t xml:space="preserve">. Om privacy redenen willen </w:t>
            </w:r>
            <w:r w:rsidR="00B41D9B">
              <w:t>festivalbezoekers</w:t>
            </w:r>
            <w:r w:rsidR="007E7A12">
              <w:t xml:space="preserve"> de </w:t>
            </w:r>
            <w:r w:rsidR="00992641">
              <w:t>app</w:t>
            </w:r>
            <w:r w:rsidR="007E7A12">
              <w:t xml:space="preserve"> niet gebruiken / testen waardoor het onderzoek en daarmee het advies minder sterk wordt</w:t>
            </w:r>
            <w:r w:rsidR="002666E0">
              <w:t>.</w:t>
            </w:r>
          </w:p>
        </w:tc>
        <w:tc>
          <w:tcPr>
            <w:tcW w:w="3021" w:type="dxa"/>
          </w:tcPr>
          <w:p w14:paraId="799705E2" w14:textId="77777777" w:rsidR="007E7A12" w:rsidRDefault="007E7A12" w:rsidP="00666223">
            <w:pPr>
              <w:spacing w:line="259" w:lineRule="auto"/>
            </w:pPr>
            <w:r>
              <w:t xml:space="preserve">Ervoor zorgen dat de </w:t>
            </w:r>
            <w:r w:rsidR="00992641">
              <w:t>app</w:t>
            </w:r>
            <w:r>
              <w:t xml:space="preserve"> ook bruikbaar is zonder gebruik van locatie tracking. </w:t>
            </w:r>
          </w:p>
        </w:tc>
        <w:tc>
          <w:tcPr>
            <w:tcW w:w="3021" w:type="dxa"/>
          </w:tcPr>
          <w:p w14:paraId="31C99B00" w14:textId="77777777" w:rsidR="007E7A12" w:rsidRDefault="007E7A12" w:rsidP="00280079">
            <w:pPr>
              <w:keepNext/>
              <w:spacing w:line="259" w:lineRule="auto"/>
            </w:pPr>
            <w:r>
              <w:t>N.V.T.</w:t>
            </w:r>
          </w:p>
        </w:tc>
      </w:tr>
      <w:tr w:rsidR="00536355" w14:paraId="6293B491" w14:textId="77777777" w:rsidTr="00257D70">
        <w:tc>
          <w:tcPr>
            <w:tcW w:w="3021" w:type="dxa"/>
          </w:tcPr>
          <w:p w14:paraId="6843AEBF" w14:textId="77777777" w:rsidR="00536355" w:rsidRDefault="00536355" w:rsidP="00666223">
            <w:pPr>
              <w:spacing w:line="259" w:lineRule="auto"/>
            </w:pPr>
            <w:r>
              <w:t>4. Deployen van de app gaat niet door in verband met beveiligings- en privacy-eisen van de security officer binnen Info support en Paaspop.</w:t>
            </w:r>
          </w:p>
        </w:tc>
        <w:tc>
          <w:tcPr>
            <w:tcW w:w="3021" w:type="dxa"/>
          </w:tcPr>
          <w:p w14:paraId="0793B12D" w14:textId="77777777" w:rsidR="00536355" w:rsidRDefault="00536355" w:rsidP="00666223">
            <w:pPr>
              <w:spacing w:line="259" w:lineRule="auto"/>
            </w:pPr>
            <w:r>
              <w:t xml:space="preserve">Voorwaarden van te voren duidelijk inzichtelijk hebben. </w:t>
            </w:r>
          </w:p>
        </w:tc>
        <w:tc>
          <w:tcPr>
            <w:tcW w:w="3021" w:type="dxa"/>
          </w:tcPr>
          <w:p w14:paraId="4800D261" w14:textId="77777777" w:rsidR="00536355" w:rsidRDefault="00536355" w:rsidP="00280079">
            <w:pPr>
              <w:keepNext/>
              <w:spacing w:line="259" w:lineRule="auto"/>
            </w:pPr>
            <w:r>
              <w:t xml:space="preserve">Testen op Paaspop aan de hand van statische gebruikerstests. </w:t>
            </w:r>
          </w:p>
        </w:tc>
      </w:tr>
    </w:tbl>
    <w:p w14:paraId="57831D01" w14:textId="77777777" w:rsidR="0016453F" w:rsidRDefault="00280079" w:rsidP="00280079">
      <w:pPr>
        <w:pStyle w:val="Captionfortableandimage"/>
      </w:pPr>
      <w:bookmarkStart w:id="38" w:name="_Toc523929"/>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C50A6A">
        <w:rPr>
          <w:noProof/>
        </w:rPr>
        <w:t>5</w:t>
      </w:r>
      <w:r w:rsidR="00624CF8">
        <w:rPr>
          <w:noProof/>
        </w:rPr>
        <w:fldChar w:fldCharType="end"/>
      </w:r>
      <w:r>
        <w:t xml:space="preserve">: </w:t>
      </w:r>
      <w:r w:rsidR="00271D38">
        <w:t>r</w:t>
      </w:r>
      <w:r>
        <w:t>isico’s en uitwijkactiviteiten</w:t>
      </w:r>
      <w:bookmarkEnd w:id="38"/>
    </w:p>
    <w:p w14:paraId="5BFC92A4" w14:textId="77777777" w:rsidR="00351E68" w:rsidRDefault="00351E68" w:rsidP="00125A69">
      <w:pPr>
        <w:pStyle w:val="Heading1"/>
      </w:pPr>
      <w:bookmarkStart w:id="39" w:name="_Toc536523665"/>
      <w:bookmarkStart w:id="40" w:name="_Toc336415"/>
      <w:bookmarkStart w:id="41" w:name="_Toc523954"/>
      <w:r>
        <w:lastRenderedPageBreak/>
        <w:t>Aanpak</w:t>
      </w:r>
      <w:bookmarkEnd w:id="39"/>
      <w:bookmarkEnd w:id="40"/>
      <w:bookmarkEnd w:id="41"/>
    </w:p>
    <w:p w14:paraId="03929145" w14:textId="77777777" w:rsidR="00E51305" w:rsidRPr="00E51305" w:rsidRDefault="00E51305" w:rsidP="00E51305">
      <w:pPr>
        <w:pStyle w:val="Heading2"/>
      </w:pPr>
      <w:bookmarkStart w:id="42" w:name="_Toc523955"/>
      <w:r>
        <w:t>Fases</w:t>
      </w:r>
      <w:bookmarkEnd w:id="42"/>
    </w:p>
    <w:p w14:paraId="28DBC8ED" w14:textId="77777777"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14:paraId="233141CA" w14:textId="77777777" w:rsidTr="00171B83">
        <w:trPr>
          <w:cnfStyle w:val="100000000000" w:firstRow="1" w:lastRow="0" w:firstColumn="0" w:lastColumn="0" w:oddVBand="0" w:evenVBand="0" w:oddHBand="0" w:evenHBand="0" w:firstRowFirstColumn="0" w:firstRowLastColumn="0" w:lastRowFirstColumn="0" w:lastRowLastColumn="0"/>
        </w:trPr>
        <w:tc>
          <w:tcPr>
            <w:tcW w:w="2694" w:type="dxa"/>
          </w:tcPr>
          <w:p w14:paraId="12B8032B" w14:textId="77777777" w:rsidR="00171B83" w:rsidRDefault="00171B83" w:rsidP="00171B83">
            <w:r>
              <w:t>Fase</w:t>
            </w:r>
          </w:p>
        </w:tc>
        <w:tc>
          <w:tcPr>
            <w:tcW w:w="4677" w:type="dxa"/>
          </w:tcPr>
          <w:p w14:paraId="385E3EA5" w14:textId="77777777" w:rsidR="00171B83" w:rsidRDefault="00171B83" w:rsidP="00171B83">
            <w:r>
              <w:t>Omschrijving</w:t>
            </w:r>
          </w:p>
        </w:tc>
        <w:tc>
          <w:tcPr>
            <w:tcW w:w="1692" w:type="dxa"/>
          </w:tcPr>
          <w:p w14:paraId="1296185C" w14:textId="77777777" w:rsidR="00171B83" w:rsidRDefault="00171B83" w:rsidP="00171B83">
            <w:r>
              <w:t>Verwachte duur</w:t>
            </w:r>
            <w:r w:rsidR="00A0109D">
              <w:t xml:space="preserve"> </w:t>
            </w:r>
            <w:r w:rsidR="00A0109D">
              <w:rPr>
                <w:rStyle w:val="FootnoteReference"/>
              </w:rPr>
              <w:footnoteReference w:id="4"/>
            </w:r>
            <w:r>
              <w:t xml:space="preserve"> </w:t>
            </w:r>
          </w:p>
        </w:tc>
      </w:tr>
      <w:tr w:rsidR="00171B83" w14:paraId="3B99BBF0" w14:textId="77777777" w:rsidTr="00171B83">
        <w:trPr>
          <w:cnfStyle w:val="000000100000" w:firstRow="0" w:lastRow="0" w:firstColumn="0" w:lastColumn="0" w:oddVBand="0" w:evenVBand="0" w:oddHBand="1" w:evenHBand="0" w:firstRowFirstColumn="0" w:firstRowLastColumn="0" w:lastRowFirstColumn="0" w:lastRowLastColumn="0"/>
        </w:trPr>
        <w:tc>
          <w:tcPr>
            <w:tcW w:w="2694" w:type="dxa"/>
          </w:tcPr>
          <w:p w14:paraId="33B596FC" w14:textId="77777777" w:rsidR="00171B83" w:rsidRDefault="00171B83" w:rsidP="00171B83">
            <w:r>
              <w:t>Initialisatie- en onderzoeksfase</w:t>
            </w:r>
          </w:p>
        </w:tc>
        <w:tc>
          <w:tcPr>
            <w:tcW w:w="4677" w:type="dxa"/>
          </w:tcPr>
          <w:p w14:paraId="586E08A7" w14:textId="77777777" w:rsidR="00171B83" w:rsidRDefault="00171B83" w:rsidP="00171B83">
            <w:r>
              <w:t xml:space="preserve">De begin fase waarin het plan van aanpak wordt geschreven even als het </w:t>
            </w:r>
            <w:r w:rsidR="00CA6728">
              <w:t>onderzoeksdocument</w:t>
            </w:r>
            <w:r>
              <w:t xml:space="preserve">. Tijdens deze fase moet duidelijk worden wat de functies zijn die in het POC moeten komen en moeten de niet technische onderzoeksvragen beantwoord worden. Echter kunnen niet alle onderzoeksvragen compleet beantwoord worden omdat er tijdens het Paaspop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14:paraId="104ED6F9" w14:textId="77777777" w:rsidR="00171B83" w:rsidRDefault="00171B83" w:rsidP="00171B83">
            <w:r>
              <w:t>5 weken</w:t>
            </w:r>
          </w:p>
        </w:tc>
      </w:tr>
      <w:tr w:rsidR="00171B83" w14:paraId="30FF7E4D" w14:textId="77777777" w:rsidTr="00171B83">
        <w:tc>
          <w:tcPr>
            <w:tcW w:w="2694" w:type="dxa"/>
          </w:tcPr>
          <w:p w14:paraId="13CBC9D8" w14:textId="77777777" w:rsidR="00171B83" w:rsidRDefault="00171B83" w:rsidP="00171B83">
            <w:r>
              <w:t>Ontwikkelfase</w:t>
            </w:r>
          </w:p>
        </w:tc>
        <w:tc>
          <w:tcPr>
            <w:tcW w:w="4677" w:type="dxa"/>
          </w:tcPr>
          <w:p w14:paraId="0C0B2D47" w14:textId="77777777"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r w:rsidR="00CA6728">
              <w:t>onderzoeksdocument</w:t>
            </w:r>
            <w:r>
              <w:t xml:space="preserve">. </w:t>
            </w:r>
          </w:p>
        </w:tc>
        <w:tc>
          <w:tcPr>
            <w:tcW w:w="1692" w:type="dxa"/>
          </w:tcPr>
          <w:p w14:paraId="23D4AD0D" w14:textId="77777777" w:rsidR="00171B83" w:rsidRDefault="00171B83" w:rsidP="00171B83">
            <w:r>
              <w:t>1</w:t>
            </w:r>
            <w:r w:rsidR="007D2431">
              <w:t>2</w:t>
            </w:r>
            <w:r>
              <w:t xml:space="preserve"> weken</w:t>
            </w:r>
          </w:p>
        </w:tc>
      </w:tr>
      <w:tr w:rsidR="00171B83" w14:paraId="656E93E8" w14:textId="77777777" w:rsidTr="00171B83">
        <w:trPr>
          <w:cnfStyle w:val="000000100000" w:firstRow="0" w:lastRow="0" w:firstColumn="0" w:lastColumn="0" w:oddVBand="0" w:evenVBand="0" w:oddHBand="1" w:evenHBand="0" w:firstRowFirstColumn="0" w:firstRowLastColumn="0" w:lastRowFirstColumn="0" w:lastRowLastColumn="0"/>
        </w:trPr>
        <w:tc>
          <w:tcPr>
            <w:tcW w:w="2694" w:type="dxa"/>
          </w:tcPr>
          <w:p w14:paraId="549D1AC0" w14:textId="77777777" w:rsidR="00171B83" w:rsidRDefault="00171B83" w:rsidP="00171B83">
            <w:r>
              <w:t>Oplever</w:t>
            </w:r>
            <w:r w:rsidR="00F5658A">
              <w:t>- en evaluatie</w:t>
            </w:r>
            <w:r>
              <w:t>fase</w:t>
            </w:r>
          </w:p>
        </w:tc>
        <w:tc>
          <w:tcPr>
            <w:tcW w:w="4677" w:type="dxa"/>
          </w:tcPr>
          <w:p w14:paraId="2A181C3B" w14:textId="77777777" w:rsidR="00171B83" w:rsidRDefault="007600ED" w:rsidP="00171B83">
            <w:r>
              <w:t>De laatste fase staat in het teken van de oplevering</w:t>
            </w:r>
            <w:r w:rsidR="007D2431">
              <w:t xml:space="preserve"> en evaluatie</w:t>
            </w:r>
            <w:r>
              <w:t xml:space="preserve">. Hierbij wordt opgeleverd aan de directie van Paaspop, evenals de Fontys. </w:t>
            </w:r>
            <w:r w:rsidR="008F092D">
              <w:t>Het portfolio</w:t>
            </w:r>
            <w:r>
              <w:t xml:space="preserve"> moet worden ingeleverd, het advies voor Paaspop moet gereed zijn en opgeleverd worden en de verdediging van </w:t>
            </w:r>
            <w:r w:rsidR="00447054">
              <w:t>het portfolio</w:t>
            </w:r>
            <w:r>
              <w:t xml:space="preserve"> moet worden gerealiseerd en opgeleverd. </w:t>
            </w:r>
            <w:r w:rsidR="007D2431">
              <w:t xml:space="preserve">Naast de oplevering wordt er ook een evaluatie gedaan om te kijken of de resultaten van het project een bijdragen hebben kunnen leveren aan de opdrachtgever. </w:t>
            </w:r>
            <w:r w:rsidR="00680789">
              <w:t>De belangrijkste competentie van deze fase is adviseren (naar de directie van Paaspop)</w:t>
            </w:r>
            <w:r w:rsidR="007D2431">
              <w:t xml:space="preserve"> en beheer (overdragen</w:t>
            </w:r>
            <w:r w:rsidR="003C7063">
              <w:t xml:space="preserve"> aan de opdrachtgever</w:t>
            </w:r>
            <w:r w:rsidR="007D2431">
              <w:t>)</w:t>
            </w:r>
            <w:r w:rsidR="00680789">
              <w:t xml:space="preserve">. </w:t>
            </w:r>
          </w:p>
        </w:tc>
        <w:tc>
          <w:tcPr>
            <w:tcW w:w="1692" w:type="dxa"/>
          </w:tcPr>
          <w:p w14:paraId="79FFCD29" w14:textId="77777777" w:rsidR="00171B83" w:rsidRDefault="007D2431" w:rsidP="00271D38">
            <w:pPr>
              <w:keepNext/>
            </w:pPr>
            <w:r>
              <w:t>3</w:t>
            </w:r>
            <w:r w:rsidR="00171B83">
              <w:t xml:space="preserve"> weken</w:t>
            </w:r>
          </w:p>
        </w:tc>
      </w:tr>
    </w:tbl>
    <w:p w14:paraId="5E2D086A" w14:textId="77777777" w:rsidR="00171B83" w:rsidRDefault="00271D38" w:rsidP="00271D38">
      <w:pPr>
        <w:pStyle w:val="Captionfortableandimage"/>
      </w:pPr>
      <w:bookmarkStart w:id="43" w:name="_Toc523930"/>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C50A6A">
        <w:rPr>
          <w:noProof/>
        </w:rPr>
        <w:t>6</w:t>
      </w:r>
      <w:r w:rsidR="00624CF8">
        <w:rPr>
          <w:noProof/>
        </w:rPr>
        <w:fldChar w:fldCharType="end"/>
      </w:r>
      <w:commentRangeStart w:id="44"/>
      <w:r>
        <w:t>: fases van het project</w:t>
      </w:r>
      <w:bookmarkEnd w:id="43"/>
      <w:commentRangeEnd w:id="44"/>
      <w:r w:rsidR="00B271AD">
        <w:rPr>
          <w:rStyle w:val="CommentReference"/>
          <w:i w:val="0"/>
          <w:iCs w:val="0"/>
        </w:rPr>
        <w:commentReference w:id="44"/>
      </w:r>
    </w:p>
    <w:p w14:paraId="00A8C23F" w14:textId="77777777" w:rsidR="00283EAD" w:rsidRPr="00171B83" w:rsidRDefault="00283EAD" w:rsidP="00271D38">
      <w:pPr>
        <w:pStyle w:val="Captionfortableandimage"/>
      </w:pPr>
    </w:p>
    <w:p w14:paraId="6530A867" w14:textId="77777777" w:rsidR="00E51305" w:rsidRDefault="00E51305" w:rsidP="00E51305">
      <w:pPr>
        <w:pStyle w:val="Heading3"/>
      </w:pPr>
      <w:bookmarkStart w:id="46" w:name="_Toc523956"/>
      <w:r>
        <w:t>Initialisatie- en onderzoeksfase</w:t>
      </w:r>
      <w:bookmarkEnd w:id="46"/>
    </w:p>
    <w:p w14:paraId="16B95622" w14:textId="77777777"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r w:rsidR="00CA6728">
        <w:lastRenderedPageBreak/>
        <w:t>onderzoeksdocument</w:t>
      </w:r>
      <w:r>
        <w:t xml:space="preserve">. Dit </w:t>
      </w:r>
      <w:r w:rsidR="00CA6728">
        <w:t>onderzoeksdocument</w:t>
      </w:r>
      <w:r>
        <w:t xml:space="preserve"> is dan nog niet compleet aangezien er een deel van het onderzoek gedaan zal worden op het festival zelf en het festival </w:t>
      </w:r>
      <w:r w:rsidR="00C32D7E">
        <w:t xml:space="preserve">vindt plaats tijdens de ontwikkelfase. </w:t>
      </w:r>
    </w:p>
    <w:p w14:paraId="5F2A05B4" w14:textId="77777777" w:rsidR="00A41666" w:rsidRDefault="00A41666" w:rsidP="00E51305">
      <w:r>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14:paraId="6A29C2CC" w14:textId="77777777" w:rsidR="00E51305" w:rsidRDefault="00E51305" w:rsidP="00E51305"/>
    <w:p w14:paraId="5F230857" w14:textId="77777777" w:rsidR="00E51305" w:rsidRDefault="00E51305" w:rsidP="00E51305">
      <w:pPr>
        <w:pStyle w:val="Heading3"/>
      </w:pPr>
      <w:bookmarkStart w:id="47" w:name="_Toc523957"/>
      <w:r>
        <w:t>Ontwikkelfase</w:t>
      </w:r>
      <w:bookmarkEnd w:id="47"/>
    </w:p>
    <w:p w14:paraId="5E03D196" w14:textId="77777777"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p>
    <w:p w14:paraId="538C5B7B" w14:textId="77777777"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14:paraId="4A9E5E6A" w14:textId="77777777" w:rsidR="003B0B2D" w:rsidRDefault="003B0B2D" w:rsidP="00E51305"/>
    <w:p w14:paraId="3898F574" w14:textId="77777777" w:rsidR="00E51305" w:rsidRPr="00E51305" w:rsidRDefault="00E51305" w:rsidP="00E51305">
      <w:pPr>
        <w:pStyle w:val="Heading3"/>
      </w:pPr>
      <w:bookmarkStart w:id="48" w:name="_Toc523958"/>
      <w:r>
        <w:t>Oplever</w:t>
      </w:r>
      <w:bookmarkEnd w:id="48"/>
      <w:r w:rsidR="007D2431">
        <w:t>- en evaluatiefase</w:t>
      </w:r>
    </w:p>
    <w:p w14:paraId="5F0D4106" w14:textId="77777777" w:rsidR="00EF0C4B" w:rsidRDefault="00B02BB6" w:rsidP="00FD4BBF">
      <w:pPr>
        <w:spacing w:line="259" w:lineRule="auto"/>
      </w:pPr>
      <w:r>
        <w:t>De laatste fase van het project is de oplever</w:t>
      </w:r>
      <w:r w:rsidR="00AE06D2">
        <w:t>- en evaluatiefase</w:t>
      </w:r>
      <w:r w:rsidR="00BB2940">
        <w:t xml:space="preserve"> waar </w:t>
      </w:r>
      <w:r>
        <w:t xml:space="preserve">een oplevering gedaan wordt aan de directie van Paaspop en </w:t>
      </w:r>
      <w:r w:rsidR="00687C88">
        <w:t>Info Support</w:t>
      </w:r>
      <w:r>
        <w:t xml:space="preserve"> even als de Fontys. </w:t>
      </w:r>
      <w:r w:rsidR="004974EF">
        <w:t xml:space="preserve">Het advies wordt opgeleverd aan Paaspop en </w:t>
      </w:r>
      <w:r w:rsidR="00BD1CA3">
        <w:t>het portfolio</w:t>
      </w:r>
      <w:r w:rsidR="004974EF">
        <w:t xml:space="preserve"> wordt opgeleverd aan de Fontys. Ook wordt er tijdens deze fase de verdediging van </w:t>
      </w:r>
      <w:r w:rsidR="00BD1CA3">
        <w:t>het portfolio</w:t>
      </w:r>
      <w:r w:rsidR="004974EF">
        <w:t xml:space="preserve"> opgeleverd</w:t>
      </w:r>
      <w:r w:rsidR="00AE06D2">
        <w:t xml:space="preserve">, geëvalueerd op het opgeleverde project en wordt de backend omgeving met configuratiedocumentatie overgedragen </w:t>
      </w:r>
      <w:r w:rsidR="004974EF">
        <w:t>.</w:t>
      </w:r>
    </w:p>
    <w:p w14:paraId="1A8473E0" w14:textId="77777777"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r w:rsidR="0086279C">
        <w:t>)</w:t>
      </w:r>
      <w:r w:rsidR="00E86739">
        <w:t xml:space="preserve"> redelijk gelij</w:t>
      </w:r>
      <w:r w:rsidR="0086279C">
        <w:t>k</w:t>
      </w:r>
      <w:r w:rsidR="00E86739">
        <w:t>.</w:t>
      </w:r>
    </w:p>
    <w:p w14:paraId="665E130B" w14:textId="77777777" w:rsidR="004D500C" w:rsidRDefault="004D500C" w:rsidP="00FD4BBF">
      <w:pPr>
        <w:spacing w:line="259" w:lineRule="auto"/>
      </w:pPr>
    </w:p>
    <w:p w14:paraId="420D6F74" w14:textId="77777777" w:rsidR="00F63163" w:rsidRDefault="00F63163">
      <w:pPr>
        <w:spacing w:line="259" w:lineRule="auto"/>
        <w:rPr>
          <w:rFonts w:asciiTheme="majorHAnsi" w:eastAsiaTheme="majorEastAsia" w:hAnsiTheme="majorHAnsi" w:cstheme="majorBidi"/>
          <w:b/>
          <w:color w:val="003865" w:themeColor="text2"/>
          <w:sz w:val="22"/>
          <w:szCs w:val="26"/>
        </w:rPr>
      </w:pPr>
      <w:r>
        <w:br w:type="page"/>
      </w:r>
    </w:p>
    <w:p w14:paraId="1879828B" w14:textId="77777777" w:rsidR="003F3463" w:rsidRDefault="00F1357E" w:rsidP="003F3463">
      <w:pPr>
        <w:pStyle w:val="Heading2"/>
      </w:pPr>
      <w:bookmarkStart w:id="49" w:name="_Toc523959"/>
      <w:r>
        <w:lastRenderedPageBreak/>
        <w:t xml:space="preserve">Tijdlijn </w:t>
      </w:r>
      <w:r w:rsidR="003F3463">
        <w:t xml:space="preserve">en </w:t>
      </w:r>
      <w:r w:rsidR="00C758C6">
        <w:t>opleverfases</w:t>
      </w:r>
      <w:bookmarkEnd w:id="49"/>
    </w:p>
    <w:p w14:paraId="0891DA54" w14:textId="77777777" w:rsidR="00F63163" w:rsidRDefault="003F3463" w:rsidP="00F63163">
      <w:pPr>
        <w:keepNext/>
      </w:pPr>
      <w:r>
        <w:rPr>
          <w:noProof/>
        </w:rPr>
        <w:drawing>
          <wp:inline distT="0" distB="0" distL="0" distR="0" wp14:anchorId="4374710C" wp14:editId="6521B0E0">
            <wp:extent cx="6259624" cy="190831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lione V1.jpg"/>
                    <pic:cNvPicPr/>
                  </pic:nvPicPr>
                  <pic:blipFill>
                    <a:blip r:embed="rId22">
                      <a:extLst>
                        <a:ext uri="{28A0092B-C50C-407E-A947-70E740481C1C}">
                          <a14:useLocalDpi xmlns:a14="http://schemas.microsoft.com/office/drawing/2010/main" val="0"/>
                        </a:ext>
                      </a:extLst>
                    </a:blip>
                    <a:stretch>
                      <a:fillRect/>
                    </a:stretch>
                  </pic:blipFill>
                  <pic:spPr>
                    <a:xfrm>
                      <a:off x="0" y="0"/>
                      <a:ext cx="6349088" cy="1935587"/>
                    </a:xfrm>
                    <a:prstGeom prst="rect">
                      <a:avLst/>
                    </a:prstGeom>
                  </pic:spPr>
                </pic:pic>
              </a:graphicData>
            </a:graphic>
          </wp:inline>
        </w:drawing>
      </w:r>
    </w:p>
    <w:p w14:paraId="5E717519" w14:textId="77777777" w:rsidR="003F3463" w:rsidRPr="003F3463" w:rsidRDefault="00F63163" w:rsidP="00F63163">
      <w:pPr>
        <w:pStyle w:val="Captionfortableandimage"/>
      </w:pPr>
      <w:bookmarkStart w:id="50" w:name="_Toc523921"/>
      <w:r>
        <w:t xml:space="preserve">Figuur </w:t>
      </w:r>
      <w:r w:rsidR="00624CF8">
        <w:rPr>
          <w:noProof/>
        </w:rPr>
        <w:fldChar w:fldCharType="begin"/>
      </w:r>
      <w:r w:rsidR="00624CF8">
        <w:rPr>
          <w:noProof/>
        </w:rPr>
        <w:instrText xml:space="preserve"> SEQ Figuur \* ARABIC </w:instrText>
      </w:r>
      <w:r w:rsidR="00624CF8">
        <w:rPr>
          <w:noProof/>
        </w:rPr>
        <w:fldChar w:fldCharType="separate"/>
      </w:r>
      <w:r w:rsidR="00C50A6A">
        <w:rPr>
          <w:noProof/>
        </w:rPr>
        <w:t>2</w:t>
      </w:r>
      <w:r w:rsidR="00624CF8">
        <w:rPr>
          <w:noProof/>
        </w:rPr>
        <w:fldChar w:fldCharType="end"/>
      </w:r>
      <w:r w:rsidR="001F6641">
        <w:t>: t</w:t>
      </w:r>
      <w:r>
        <w:t>ijdlijn met belangrijke punten</w:t>
      </w:r>
      <w:bookmarkEnd w:id="50"/>
    </w:p>
    <w:p w14:paraId="41A61CD8" w14:textId="77777777" w:rsidR="00F1357E" w:rsidRDefault="00F63163" w:rsidP="00FD4BBF">
      <w:pPr>
        <w:spacing w:line="259" w:lineRule="auto"/>
      </w:pPr>
      <w:r>
        <w:t>Naast de drie verschillende ontwikkelfases is het project ook opgedeeld in twee opleverfases naar de opdrachtgever. De eerste fase loopt tot 20 april wanneer het Paaspop festival plaatsvindt. Dit is de deadline voor de eerste versie van het POC. Deze deadline is relatief snel en heeft ook prioriteit op al het andere waardoor bepaalde delen van het onderzoek en de analys</w:t>
      </w:r>
      <w:r w:rsidR="002B77AF">
        <w:t>e</w:t>
      </w:r>
      <w:r>
        <w:t xml:space="preserve"> eventueel ingekort moeten worden. Tot 20 april wordt de eerste versie ontwikkeld waar nog niet al teveel wordt gelet op de kwaliteit van de code die geschreven wordt. Na deze deadline hebben we </w:t>
      </w:r>
      <w:r w:rsidR="004D645A">
        <w:t xml:space="preserve">informatie over de </w:t>
      </w:r>
      <w:r>
        <w:t xml:space="preserve">gebruikerstesten door het POC te testen op Paaspop. In deze tweede fase, die loopt tot 22 juni, zijn er twee opties. De eerste optie wordt uitgevoerd wanneer het POC goede resultaten </w:t>
      </w:r>
      <w:r w:rsidR="004D645A">
        <w:t>g</w:t>
      </w:r>
      <w:r>
        <w:t xml:space="preserve">eeft bij de gebruikerstesten. In dat geval zou er worden doorontwikkeld op het bestaande POC. Dit zou kunnen zijn dat het cross platform wordt gebouwd, extra functionaliteiten worden toegevoegd en aandacht wordt gegeven aan beveiliging, prestatie, schaalbaarheid en code kwaliteit. Mocht uit de gebruikerstesten op Paaspop komen dat dit toch niet is wat festivalbezoekers willen, dan wordt er met die </w:t>
      </w:r>
      <w:r w:rsidR="00015FE0">
        <w:t xml:space="preserve">informatie een geheel nieuwe POC opgeleverd. Dit zou een mobiele app kunnen zijn met een ander invalshoek, maar ook een </w:t>
      </w:r>
      <w:r w:rsidR="00251E03">
        <w:t xml:space="preserve">hele </w:t>
      </w:r>
      <w:r w:rsidR="00015FE0">
        <w:t>andere IT toepassing.</w:t>
      </w:r>
      <w:r w:rsidR="00560ECC">
        <w:t xml:space="preserve"> Voor beide opties geldt dat er met dat POC een advies wordt gegeven aan Paaspop.</w:t>
      </w:r>
      <w:r w:rsidR="00015FE0">
        <w:t xml:space="preserve"> </w:t>
      </w:r>
    </w:p>
    <w:p w14:paraId="1CAD5F5D" w14:textId="77777777" w:rsidR="00F63163" w:rsidRDefault="00F63163" w:rsidP="00FD4BBF">
      <w:pPr>
        <w:spacing w:line="259" w:lineRule="auto"/>
      </w:pPr>
    </w:p>
    <w:p w14:paraId="423044E8" w14:textId="77777777" w:rsidR="004D500C" w:rsidRDefault="004D500C" w:rsidP="004D500C">
      <w:pPr>
        <w:pStyle w:val="Heading2"/>
      </w:pPr>
      <w:bookmarkStart w:id="51" w:name="_Toc523960"/>
      <w:r>
        <w:t>Belangrijke dat</w:t>
      </w:r>
      <w:r w:rsidR="00845821">
        <w:t>ums</w:t>
      </w:r>
      <w:bookmarkEnd w:id="51"/>
    </w:p>
    <w:tbl>
      <w:tblPr>
        <w:tblStyle w:val="InfoSupportTabel"/>
        <w:tblW w:w="0" w:type="auto"/>
        <w:tblLook w:val="0020" w:firstRow="1" w:lastRow="0" w:firstColumn="0" w:lastColumn="0" w:noHBand="0" w:noVBand="0"/>
      </w:tblPr>
      <w:tblGrid>
        <w:gridCol w:w="1985"/>
        <w:gridCol w:w="7078"/>
      </w:tblGrid>
      <w:tr w:rsidR="007A61B0" w14:paraId="312775D7" w14:textId="77777777" w:rsidTr="007A61B0">
        <w:trPr>
          <w:cnfStyle w:val="100000000000" w:firstRow="1" w:lastRow="0" w:firstColumn="0" w:lastColumn="0" w:oddVBand="0" w:evenVBand="0" w:oddHBand="0" w:evenHBand="0" w:firstRowFirstColumn="0" w:firstRowLastColumn="0" w:lastRowFirstColumn="0" w:lastRowLastColumn="0"/>
        </w:trPr>
        <w:tc>
          <w:tcPr>
            <w:tcW w:w="1985" w:type="dxa"/>
          </w:tcPr>
          <w:p w14:paraId="50D0551E" w14:textId="77777777" w:rsidR="007A61B0" w:rsidRDefault="007A61B0" w:rsidP="007A61B0">
            <w:r>
              <w:t>Datum</w:t>
            </w:r>
          </w:p>
        </w:tc>
        <w:tc>
          <w:tcPr>
            <w:tcW w:w="7078" w:type="dxa"/>
          </w:tcPr>
          <w:p w14:paraId="635E3BC2" w14:textId="77777777" w:rsidR="007A61B0" w:rsidRDefault="007A61B0" w:rsidP="007A61B0">
            <w:r>
              <w:t>Omschrijving</w:t>
            </w:r>
          </w:p>
        </w:tc>
      </w:tr>
      <w:tr w:rsidR="007A61B0" w14:paraId="2A9333F7" w14:textId="77777777" w:rsidTr="007A61B0">
        <w:trPr>
          <w:cnfStyle w:val="000000100000" w:firstRow="0" w:lastRow="0" w:firstColumn="0" w:lastColumn="0" w:oddVBand="0" w:evenVBand="0" w:oddHBand="1" w:evenHBand="0" w:firstRowFirstColumn="0" w:firstRowLastColumn="0" w:lastRowFirstColumn="0" w:lastRowLastColumn="0"/>
        </w:trPr>
        <w:tc>
          <w:tcPr>
            <w:tcW w:w="1985" w:type="dxa"/>
          </w:tcPr>
          <w:p w14:paraId="51E09651" w14:textId="77777777" w:rsidR="007A61B0" w:rsidRDefault="007A61B0" w:rsidP="007A61B0">
            <w:r>
              <w:t>4 Februari 2019</w:t>
            </w:r>
          </w:p>
        </w:tc>
        <w:tc>
          <w:tcPr>
            <w:tcW w:w="7078" w:type="dxa"/>
          </w:tcPr>
          <w:p w14:paraId="2FF379C4" w14:textId="77777777" w:rsidR="007A61B0" w:rsidRPr="00D337DA" w:rsidRDefault="007A61B0" w:rsidP="007A61B0">
            <w:pPr>
              <w:rPr>
                <w:lang w:val="en-US"/>
              </w:rPr>
            </w:pPr>
            <w:r>
              <w:t>Begin project.</w:t>
            </w:r>
          </w:p>
        </w:tc>
      </w:tr>
      <w:tr w:rsidR="007A61B0" w14:paraId="22A379D6" w14:textId="77777777" w:rsidTr="007A61B0">
        <w:tc>
          <w:tcPr>
            <w:tcW w:w="1985" w:type="dxa"/>
          </w:tcPr>
          <w:p w14:paraId="6C3D4373" w14:textId="77777777" w:rsidR="007A61B0" w:rsidRDefault="007A61B0" w:rsidP="007A61B0">
            <w:r>
              <w:t>11 April 2019</w:t>
            </w:r>
          </w:p>
        </w:tc>
        <w:tc>
          <w:tcPr>
            <w:tcW w:w="7078" w:type="dxa"/>
          </w:tcPr>
          <w:p w14:paraId="05517FE0" w14:textId="77777777" w:rsidR="007A61B0" w:rsidRDefault="007A61B0" w:rsidP="007A61B0">
            <w:r>
              <w:t>Intervisie (Fontys Eindhoven).</w:t>
            </w:r>
          </w:p>
        </w:tc>
      </w:tr>
      <w:tr w:rsidR="007A61B0" w14:paraId="14B9C39A" w14:textId="77777777" w:rsidTr="007A61B0">
        <w:trPr>
          <w:cnfStyle w:val="000000100000" w:firstRow="0" w:lastRow="0" w:firstColumn="0" w:lastColumn="0" w:oddVBand="0" w:evenVBand="0" w:oddHBand="1" w:evenHBand="0" w:firstRowFirstColumn="0" w:firstRowLastColumn="0" w:lastRowFirstColumn="0" w:lastRowLastColumn="0"/>
        </w:trPr>
        <w:tc>
          <w:tcPr>
            <w:tcW w:w="1985" w:type="dxa"/>
          </w:tcPr>
          <w:p w14:paraId="7485C8D3" w14:textId="77777777" w:rsidR="007A61B0" w:rsidRDefault="007A61B0" w:rsidP="007A61B0">
            <w:r>
              <w:t>20 April 2019</w:t>
            </w:r>
          </w:p>
        </w:tc>
        <w:tc>
          <w:tcPr>
            <w:tcW w:w="7078" w:type="dxa"/>
          </w:tcPr>
          <w:p w14:paraId="4B764ECC" w14:textId="77777777" w:rsidR="007A61B0" w:rsidRDefault="007A61B0" w:rsidP="007A61B0">
            <w:r>
              <w:t>Deadline POC Versie 1 tijdens Paaspop.</w:t>
            </w:r>
          </w:p>
        </w:tc>
      </w:tr>
      <w:tr w:rsidR="007A61B0" w14:paraId="652BC1CE" w14:textId="77777777" w:rsidTr="007A61B0">
        <w:tc>
          <w:tcPr>
            <w:tcW w:w="1985" w:type="dxa"/>
          </w:tcPr>
          <w:p w14:paraId="3591961B" w14:textId="77777777" w:rsidR="007A61B0" w:rsidRDefault="007A61B0" w:rsidP="007A61B0">
            <w:r>
              <w:t>11 Juni 2019</w:t>
            </w:r>
          </w:p>
        </w:tc>
        <w:tc>
          <w:tcPr>
            <w:tcW w:w="7078" w:type="dxa"/>
          </w:tcPr>
          <w:p w14:paraId="2D385543" w14:textId="77777777" w:rsidR="007A61B0" w:rsidRDefault="007A61B0" w:rsidP="007A61B0">
            <w:r>
              <w:t>Deadline portfolio.</w:t>
            </w:r>
          </w:p>
        </w:tc>
      </w:tr>
      <w:tr w:rsidR="007A61B0" w:rsidRPr="007A61B0" w14:paraId="1A93EC60" w14:textId="77777777" w:rsidTr="007A61B0">
        <w:trPr>
          <w:cnfStyle w:val="000000100000" w:firstRow="0" w:lastRow="0" w:firstColumn="0" w:lastColumn="0" w:oddVBand="0" w:evenVBand="0" w:oddHBand="1" w:evenHBand="0" w:firstRowFirstColumn="0" w:firstRowLastColumn="0" w:lastRowFirstColumn="0" w:lastRowLastColumn="0"/>
        </w:trPr>
        <w:tc>
          <w:tcPr>
            <w:tcW w:w="1985" w:type="dxa"/>
          </w:tcPr>
          <w:p w14:paraId="5AB6ED33" w14:textId="77777777" w:rsidR="007A61B0" w:rsidRDefault="007A61B0" w:rsidP="007A61B0">
            <w:r>
              <w:t>22 Juni 2019</w:t>
            </w:r>
          </w:p>
        </w:tc>
        <w:tc>
          <w:tcPr>
            <w:tcW w:w="7078" w:type="dxa"/>
          </w:tcPr>
          <w:p w14:paraId="36B6B6E9" w14:textId="77777777" w:rsidR="007A61B0" w:rsidRPr="007A61B0" w:rsidRDefault="007A61B0" w:rsidP="007A61B0">
            <w:r w:rsidRPr="007A61B0">
              <w:t>Deadline POC optie 1 of optie 2 en advie</w:t>
            </w:r>
            <w:r>
              <w:t>s. Dit zou ook voor 22 juni kunnen (moet nog duidelijk worden afgestemd met de opdrachtgever).</w:t>
            </w:r>
          </w:p>
        </w:tc>
      </w:tr>
      <w:tr w:rsidR="007A61B0" w14:paraId="138EE2CA" w14:textId="77777777" w:rsidTr="007A61B0">
        <w:tc>
          <w:tcPr>
            <w:tcW w:w="1985" w:type="dxa"/>
          </w:tcPr>
          <w:p w14:paraId="37DFEFA6" w14:textId="77777777" w:rsidR="007A61B0" w:rsidRDefault="007A61B0" w:rsidP="007A61B0">
            <w:r>
              <w:t>24 Juni – 6 Juli 2019</w:t>
            </w:r>
          </w:p>
        </w:tc>
        <w:tc>
          <w:tcPr>
            <w:tcW w:w="7078" w:type="dxa"/>
          </w:tcPr>
          <w:p w14:paraId="24F985CD" w14:textId="77777777" w:rsidR="007A61B0" w:rsidRDefault="007A61B0" w:rsidP="001F6641">
            <w:pPr>
              <w:keepNext/>
            </w:pPr>
            <w:r>
              <w:t>Verdediging portfolio.</w:t>
            </w:r>
          </w:p>
        </w:tc>
      </w:tr>
    </w:tbl>
    <w:p w14:paraId="6B9F26A3" w14:textId="77777777" w:rsidR="00E2128E" w:rsidRDefault="001F6641" w:rsidP="001F6641">
      <w:pPr>
        <w:pStyle w:val="Caption"/>
      </w:pPr>
      <w:bookmarkStart w:id="52" w:name="_Toc523931"/>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C50A6A">
        <w:rPr>
          <w:noProof/>
        </w:rPr>
        <w:t>7</w:t>
      </w:r>
      <w:r w:rsidR="00624CF8">
        <w:rPr>
          <w:noProof/>
        </w:rPr>
        <w:fldChar w:fldCharType="end"/>
      </w:r>
      <w:r>
        <w:t>: belangrijke datums</w:t>
      </w:r>
      <w:bookmarkEnd w:id="52"/>
    </w:p>
    <w:p w14:paraId="539A3173" w14:textId="77777777" w:rsidR="00E6353B" w:rsidRPr="00E6353B" w:rsidRDefault="00E6353B" w:rsidP="00E6353B"/>
    <w:p w14:paraId="5D67FAE4" w14:textId="77777777" w:rsidR="00E2128E" w:rsidRDefault="00E2128E" w:rsidP="00E2128E">
      <w:pPr>
        <w:pStyle w:val="Heading2"/>
      </w:pPr>
      <w:bookmarkStart w:id="53" w:name="_Toc523961"/>
      <w:r>
        <w:t>Middelen</w:t>
      </w:r>
      <w:bookmarkEnd w:id="53"/>
      <w:r>
        <w:t xml:space="preserve"> </w:t>
      </w:r>
    </w:p>
    <w:p w14:paraId="7910EF2A" w14:textId="77777777"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14:paraId="19B42582" w14:textId="77777777" w:rsidR="00D553BA" w:rsidRDefault="00D553BA" w:rsidP="00D553BA">
      <w:pPr>
        <w:spacing w:line="259" w:lineRule="auto"/>
      </w:pPr>
      <w:r>
        <w:t xml:space="preserve">1. Trello: voor het bijhouden van een Kanban board. </w:t>
      </w:r>
    </w:p>
    <w:p w14:paraId="2F0F9A75" w14:textId="77777777" w:rsidR="00D553BA" w:rsidRDefault="00D553BA" w:rsidP="00D553BA">
      <w:pPr>
        <w:spacing w:line="259" w:lineRule="auto"/>
      </w:pPr>
      <w:r>
        <w:t>2. Github: voor zowel documentatie als broncode.</w:t>
      </w:r>
    </w:p>
    <w:p w14:paraId="04A5571F" w14:textId="77777777" w:rsidR="00D553BA" w:rsidRDefault="00D553BA" w:rsidP="00D553BA">
      <w:pPr>
        <w:spacing w:line="259" w:lineRule="auto"/>
      </w:pPr>
      <w:r>
        <w:t xml:space="preserve">3. Github pages: voor het bijhouden van een blog die betrekking heeft tot het </w:t>
      </w:r>
      <w:r w:rsidR="00E31D93">
        <w:t>afstudeer</w:t>
      </w:r>
      <w:r>
        <w:t xml:space="preserve">proces. </w:t>
      </w:r>
    </w:p>
    <w:p w14:paraId="560BE0DB" w14:textId="77777777" w:rsidR="008F44BD" w:rsidRDefault="008F44BD" w:rsidP="00D553BA">
      <w:pPr>
        <w:spacing w:line="259" w:lineRule="auto"/>
      </w:pPr>
      <w:r>
        <w:lastRenderedPageBreak/>
        <w:t xml:space="preserve">4. Gitkraken: dient als ondersteuning voor git. </w:t>
      </w:r>
    </w:p>
    <w:p w14:paraId="20BE0BED" w14:textId="77777777" w:rsidR="00D553BA" w:rsidRDefault="008F44BD" w:rsidP="00D553BA">
      <w:pPr>
        <w:spacing w:line="259" w:lineRule="auto"/>
      </w:pPr>
      <w:r>
        <w:t>5</w:t>
      </w:r>
      <w:r w:rsidR="00D553BA">
        <w:t>. Word: voor het schrijven van documentatie.</w:t>
      </w:r>
    </w:p>
    <w:p w14:paraId="35DC38D2" w14:textId="77777777" w:rsidR="00D553BA" w:rsidRDefault="008F44BD" w:rsidP="00D553BA">
      <w:pPr>
        <w:spacing w:line="259" w:lineRule="auto"/>
      </w:pPr>
      <w:r>
        <w:t>6</w:t>
      </w:r>
      <w:r w:rsidR="00D553BA">
        <w:t>. Slack: voor communicatie.</w:t>
      </w:r>
    </w:p>
    <w:p w14:paraId="5C7CB331" w14:textId="77777777" w:rsidR="00D553BA" w:rsidRDefault="008F44BD" w:rsidP="00D553BA">
      <w:pPr>
        <w:spacing w:line="259" w:lineRule="auto"/>
      </w:pPr>
      <w:r>
        <w:t>7</w:t>
      </w:r>
      <w:r w:rsidR="00D553BA">
        <w:t>. Outlook</w:t>
      </w:r>
      <w:r w:rsidR="00F600EB">
        <w:t xml:space="preserve"> mail</w:t>
      </w:r>
      <w:r w:rsidR="00D553BA">
        <w:t>: voor communicatie.</w:t>
      </w:r>
    </w:p>
    <w:p w14:paraId="36F35603" w14:textId="77777777" w:rsidR="00D553BA" w:rsidRDefault="008F44BD" w:rsidP="00D553BA">
      <w:pPr>
        <w:spacing w:line="259" w:lineRule="auto"/>
      </w:pPr>
      <w:r>
        <w:t>8</w:t>
      </w:r>
      <w:r w:rsidR="00D553BA">
        <w:t xml:space="preserve">. Android studio: voor het ontwikkelen van </w:t>
      </w:r>
      <w:r w:rsidR="00E31D93">
        <w:t>de</w:t>
      </w:r>
      <w:r w:rsidR="00686085">
        <w:t xml:space="preserve"> POC</w:t>
      </w:r>
      <w:r w:rsidR="00094484">
        <w:t xml:space="preserve"> </w:t>
      </w:r>
      <w:r w:rsidR="00992641">
        <w:t>app</w:t>
      </w:r>
      <w:r w:rsidR="00D553BA">
        <w:t>.</w:t>
      </w:r>
    </w:p>
    <w:p w14:paraId="30378A8E" w14:textId="77777777" w:rsidR="00004945" w:rsidRDefault="008F44BD" w:rsidP="00D553BA">
      <w:pPr>
        <w:spacing w:line="259" w:lineRule="auto"/>
      </w:pPr>
      <w:r>
        <w:t>9</w:t>
      </w:r>
      <w:r w:rsidR="00004945">
        <w:t xml:space="preserve">. Visual studio: voor het ontwikkelen van </w:t>
      </w:r>
      <w:r w:rsidR="00E31D93">
        <w:t>de</w:t>
      </w:r>
      <w:r w:rsidR="00094484">
        <w:t xml:space="preserve"> POC</w:t>
      </w:r>
      <w:r w:rsidR="00004945">
        <w:t xml:space="preserve"> backend. </w:t>
      </w:r>
    </w:p>
    <w:p w14:paraId="5DCB3EC7" w14:textId="77777777" w:rsidR="00D03CAE" w:rsidRDefault="008F44BD" w:rsidP="00D553BA">
      <w:pPr>
        <w:spacing w:line="259" w:lineRule="auto"/>
      </w:pPr>
      <w:r>
        <w:t>10</w:t>
      </w:r>
      <w:r w:rsidR="00D03CAE">
        <w:t>. Visual studio code: voor eventuele andere ontwikkeling</w:t>
      </w:r>
      <w:r w:rsidR="003012A0">
        <w:t xml:space="preserve"> (bijvoorbeeld html pagina voor de blog)</w:t>
      </w:r>
      <w:r w:rsidR="00D03CAE">
        <w:t xml:space="preserve">. </w:t>
      </w:r>
    </w:p>
    <w:p w14:paraId="59344649" w14:textId="77777777" w:rsidR="00D03CAE" w:rsidRDefault="00D03CAE" w:rsidP="00D553BA">
      <w:pPr>
        <w:spacing w:line="259" w:lineRule="auto"/>
      </w:pPr>
      <w:r>
        <w:t>1</w:t>
      </w:r>
      <w:r w:rsidR="008F44BD">
        <w:t>1</w:t>
      </w:r>
      <w:r>
        <w:t xml:space="preserve">. Android telefoon: voor debuggen van </w:t>
      </w:r>
      <w:r w:rsidR="00686085">
        <w:t>het POC</w:t>
      </w:r>
      <w:r>
        <w:t>.</w:t>
      </w:r>
    </w:p>
    <w:p w14:paraId="4579513C" w14:textId="77777777" w:rsidR="00D03CAE" w:rsidRDefault="00D03CAE" w:rsidP="00D553BA">
      <w:pPr>
        <w:spacing w:line="259" w:lineRule="auto"/>
      </w:pPr>
      <w:r>
        <w:t>1</w:t>
      </w:r>
      <w:r w:rsidR="008F44BD">
        <w:t>2</w:t>
      </w:r>
      <w:r>
        <w:t>. Continuous integration omgeving (nog niet bekend welke).</w:t>
      </w:r>
    </w:p>
    <w:p w14:paraId="5A2E4828" w14:textId="77777777" w:rsidR="00D03CAE" w:rsidRDefault="00D03CAE" w:rsidP="00D553BA">
      <w:pPr>
        <w:spacing w:line="259" w:lineRule="auto"/>
      </w:pPr>
      <w:r>
        <w:t>1</w:t>
      </w:r>
      <w:r w:rsidR="008F44BD">
        <w:t>3</w:t>
      </w:r>
      <w:r>
        <w:t>. Cloud test omgeving voor de backend en database (nog niet bekend welke).</w:t>
      </w:r>
    </w:p>
    <w:p w14:paraId="3C930CCF" w14:textId="77777777" w:rsidR="00D03CAE" w:rsidRDefault="00D03CAE" w:rsidP="00D553BA">
      <w:pPr>
        <w:spacing w:line="259" w:lineRule="auto"/>
      </w:pPr>
      <w:r>
        <w:t>1</w:t>
      </w:r>
      <w:r w:rsidR="008F44BD">
        <w:t>4</w:t>
      </w:r>
      <w:r>
        <w:t>. Database omgeving (nog niet bekend welke).</w:t>
      </w:r>
    </w:p>
    <w:p w14:paraId="705F38B6" w14:textId="77777777" w:rsidR="00FA3FA2" w:rsidRDefault="00FA3FA2" w:rsidP="00D553BA">
      <w:pPr>
        <w:spacing w:line="259" w:lineRule="auto"/>
      </w:pPr>
      <w:r>
        <w:t>15. Statische code kwaliteit testomgeving</w:t>
      </w:r>
      <w:r w:rsidR="002273B2">
        <w:t xml:space="preserve"> (nog niet bekend welke).</w:t>
      </w:r>
    </w:p>
    <w:p w14:paraId="100FA451" w14:textId="77777777" w:rsidR="00AE04C1" w:rsidRDefault="00AE04C1" w:rsidP="00D553BA">
      <w:pPr>
        <w:spacing w:line="259" w:lineRule="auto"/>
      </w:pPr>
    </w:p>
    <w:p w14:paraId="431F7731" w14:textId="77777777" w:rsidR="00AE04C1" w:rsidRDefault="00AE04C1" w:rsidP="00AE04C1">
      <w:pPr>
        <w:pStyle w:val="Heading2"/>
      </w:pPr>
      <w:bookmarkStart w:id="54" w:name="_Toc523962"/>
      <w:r>
        <w:t>Backlog in grote lijnen</w:t>
      </w:r>
      <w:bookmarkEnd w:id="54"/>
    </w:p>
    <w:p w14:paraId="292C5C62" w14:textId="77777777" w:rsidR="00AE04C1" w:rsidRDefault="00C67567" w:rsidP="00AE04C1">
      <w:r>
        <w:rPr>
          <w:noProof/>
        </w:rPr>
        <w:drawing>
          <wp:anchor distT="0" distB="0" distL="114300" distR="114300" simplePos="0" relativeHeight="251703296" behindDoc="1" locked="0" layoutInCell="1" allowOverlap="1" wp14:anchorId="588B6135" wp14:editId="761D144E">
            <wp:simplePos x="0" y="0"/>
            <wp:positionH relativeFrom="margin">
              <wp:posOffset>3780155</wp:posOffset>
            </wp:positionH>
            <wp:positionV relativeFrom="paragraph">
              <wp:posOffset>723265</wp:posOffset>
            </wp:positionV>
            <wp:extent cx="1600200" cy="1905635"/>
            <wp:effectExtent l="0" t="0" r="0" b="0"/>
            <wp:wrapTight wrapText="bothSides">
              <wp:wrapPolygon edited="0">
                <wp:start x="0" y="0"/>
                <wp:lineTo x="0" y="21377"/>
                <wp:lineTo x="21343" y="21377"/>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00200" cy="1905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54A0DD4F" wp14:editId="3A570BF9">
            <wp:simplePos x="0" y="0"/>
            <wp:positionH relativeFrom="margin">
              <wp:posOffset>2014855</wp:posOffset>
            </wp:positionH>
            <wp:positionV relativeFrom="paragraph">
              <wp:posOffset>789305</wp:posOffset>
            </wp:positionV>
            <wp:extent cx="1758950" cy="1838960"/>
            <wp:effectExtent l="0" t="0" r="0" b="8890"/>
            <wp:wrapTight wrapText="bothSides">
              <wp:wrapPolygon edited="0">
                <wp:start x="0" y="0"/>
                <wp:lineTo x="0" y="21481"/>
                <wp:lineTo x="21288" y="21481"/>
                <wp:lineTo x="212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8950" cy="1838960"/>
                    </a:xfrm>
                    <a:prstGeom prst="rect">
                      <a:avLst/>
                    </a:prstGeom>
                  </pic:spPr>
                </pic:pic>
              </a:graphicData>
            </a:graphic>
            <wp14:sizeRelH relativeFrom="margin">
              <wp14:pctWidth>0</wp14:pctWidth>
            </wp14:sizeRelH>
            <wp14:sizeRelV relativeFrom="margin">
              <wp14:pctHeight>0</wp14:pctHeight>
            </wp14:sizeRelV>
          </wp:anchor>
        </w:drawing>
      </w:r>
      <w:r w:rsidR="00AE04C1">
        <w:t xml:space="preserve">Aangezien er tijdens het project gebruik gemaakt gaat worden van Kanban is het van groot belang dat er een backlog opgezet wordt. De functionaliteiten die geïmplementeerd moeten worden staan nog niet vast waardoor dit nog niet naar voren komt in deze backlog. De backlog is beschreven in grote lijnen en kan gevolgd worden op het volgende kanban bord: </w:t>
      </w:r>
      <w:hyperlink r:id="rId25" w:history="1">
        <w:r w:rsidR="00260E20" w:rsidRPr="00017223">
          <w:rPr>
            <w:rStyle w:val="Hyperlink"/>
          </w:rPr>
          <w:t>https://trello.com/b/kvnrECs9/kanbanboard-merik-westerveld-infosupport</w:t>
        </w:r>
      </w:hyperlink>
      <w:r w:rsidR="00AE04C1">
        <w:t>.</w:t>
      </w:r>
    </w:p>
    <w:p w14:paraId="25E0DD51" w14:textId="77777777" w:rsidR="00260E20" w:rsidRPr="00AE04C1" w:rsidRDefault="00C67567" w:rsidP="00AE04C1">
      <w:r>
        <w:rPr>
          <w:noProof/>
        </w:rPr>
        <w:drawing>
          <wp:anchor distT="0" distB="0" distL="114300" distR="114300" simplePos="0" relativeHeight="251704320" behindDoc="1" locked="0" layoutInCell="1" allowOverlap="1" wp14:anchorId="387314FE" wp14:editId="31F91D54">
            <wp:simplePos x="0" y="0"/>
            <wp:positionH relativeFrom="column">
              <wp:posOffset>1995805</wp:posOffset>
            </wp:positionH>
            <wp:positionV relativeFrom="paragraph">
              <wp:posOffset>1894840</wp:posOffset>
            </wp:positionV>
            <wp:extent cx="1854200" cy="2286635"/>
            <wp:effectExtent l="0" t="0" r="0" b="0"/>
            <wp:wrapTight wrapText="bothSides">
              <wp:wrapPolygon edited="0">
                <wp:start x="0" y="0"/>
                <wp:lineTo x="0" y="21414"/>
                <wp:lineTo x="21304" y="21414"/>
                <wp:lineTo x="213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54200" cy="2286635"/>
                    </a:xfrm>
                    <a:prstGeom prst="rect">
                      <a:avLst/>
                    </a:prstGeom>
                  </pic:spPr>
                </pic:pic>
              </a:graphicData>
            </a:graphic>
            <wp14:sizeRelH relativeFrom="margin">
              <wp14:pctWidth>0</wp14:pctWidth>
            </wp14:sizeRelH>
            <wp14:sizeRelV relativeFrom="margin">
              <wp14:pctHeight>0</wp14:pctHeight>
            </wp14:sizeRelV>
          </wp:anchor>
        </w:drawing>
      </w:r>
      <w:r w:rsidR="00260E20">
        <w:rPr>
          <w:noProof/>
        </w:rPr>
        <w:drawing>
          <wp:anchor distT="0" distB="0" distL="114300" distR="114300" simplePos="0" relativeHeight="251701248" behindDoc="1" locked="0" layoutInCell="1" allowOverlap="1" wp14:anchorId="3CE6FD2D" wp14:editId="048B8324">
            <wp:simplePos x="0" y="0"/>
            <wp:positionH relativeFrom="column">
              <wp:posOffset>1905</wp:posOffset>
            </wp:positionH>
            <wp:positionV relativeFrom="paragraph">
              <wp:posOffset>-1270</wp:posOffset>
            </wp:positionV>
            <wp:extent cx="2082800" cy="1826893"/>
            <wp:effectExtent l="0" t="0" r="0" b="2540"/>
            <wp:wrapTight wrapText="bothSides">
              <wp:wrapPolygon edited="0">
                <wp:start x="0" y="0"/>
                <wp:lineTo x="0" y="21405"/>
                <wp:lineTo x="21337" y="21405"/>
                <wp:lineTo x="213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2800" cy="1826893"/>
                    </a:xfrm>
                    <a:prstGeom prst="rect">
                      <a:avLst/>
                    </a:prstGeom>
                  </pic:spPr>
                </pic:pic>
              </a:graphicData>
            </a:graphic>
            <wp14:sizeRelH relativeFrom="page">
              <wp14:pctWidth>0</wp14:pctWidth>
            </wp14:sizeRelH>
            <wp14:sizeRelV relativeFrom="page">
              <wp14:pctHeight>0</wp14:pctHeight>
            </wp14:sizeRelV>
          </wp:anchor>
        </w:drawing>
      </w:r>
    </w:p>
    <w:p w14:paraId="3E972B5E" w14:textId="77777777" w:rsidR="00351E68" w:rsidRDefault="00C4555B" w:rsidP="00125A69">
      <w:pPr>
        <w:pStyle w:val="Heading1"/>
      </w:pPr>
      <w:bookmarkStart w:id="55" w:name="_Toc336416"/>
      <w:bookmarkStart w:id="56" w:name="_Toc523963"/>
      <w:r>
        <w:lastRenderedPageBreak/>
        <w:t>Testaanpak</w:t>
      </w:r>
      <w:bookmarkEnd w:id="55"/>
      <w:r w:rsidR="00ED25B2">
        <w:t xml:space="preserve"> en </w:t>
      </w:r>
      <w:r w:rsidR="0040457D">
        <w:t>gitflow</w:t>
      </w:r>
      <w:bookmarkEnd w:id="56"/>
      <w:r w:rsidR="00ED25B2">
        <w:t xml:space="preserve"> </w:t>
      </w:r>
    </w:p>
    <w:p w14:paraId="48677ECE" w14:textId="77777777"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w:t>
      </w:r>
      <w:r w:rsidR="00992641">
        <w:t>app</w:t>
      </w:r>
      <w:r>
        <w:t xml:space="preserve">. Naast gebruikerstesten wordt er ook getest op de code en functionaliteiten. Echter is dit in deze opdracht net wat minder belangrijk aangezien de </w:t>
      </w:r>
      <w:r w:rsidR="00992641">
        <w:t>app</w:t>
      </w:r>
      <w:r>
        <w:t xml:space="preserve"> niet in productie gaat maar </w:t>
      </w:r>
      <w:r w:rsidR="00B25119">
        <w:t>alleen</w:t>
      </w:r>
      <w:r>
        <w:t xml:space="preserve"> gebruikt als onderzoek en advies. De focus zal dus meer liggen op gebruikers testen, maar code kwaliteit testen zullen ook zeker een rol spelen. </w:t>
      </w:r>
    </w:p>
    <w:p w14:paraId="45786D84" w14:textId="77777777" w:rsidR="0013256B" w:rsidRDefault="0013256B" w:rsidP="00D10733"/>
    <w:p w14:paraId="380E4223" w14:textId="77777777" w:rsidR="0013256B" w:rsidRDefault="000C11A6" w:rsidP="000C11A6">
      <w:pPr>
        <w:pStyle w:val="Heading2"/>
      </w:pPr>
      <w:bookmarkStart w:id="57" w:name="_Toc523964"/>
      <w:r>
        <w:t>Gebruikerstesten</w:t>
      </w:r>
      <w:bookmarkEnd w:id="57"/>
    </w:p>
    <w:p w14:paraId="160C02BF" w14:textId="77777777"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14:paraId="65D21E8B" w14:textId="77777777" w:rsidR="003F646E" w:rsidRPr="003F646E" w:rsidRDefault="003F646E" w:rsidP="000C11A6">
      <w:r>
        <w:t xml:space="preserve">De eerste gebruikerstesten zullen worden gedaan als de MVP klaar is. Het is wenselijk als dit tijdens het Paaspop festival gereed is. Mocht dit tijdens het Paaspop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14:paraId="48EAAD70" w14:textId="77777777"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w:t>
      </w:r>
      <w:r w:rsidR="00992641">
        <w:t>app</w:t>
      </w:r>
      <w:r>
        <w:t xml:space="preserve"> maar zullen beschreven worden in het </w:t>
      </w:r>
      <w:r w:rsidR="00CA6728">
        <w:t>onderzoeksdocument</w:t>
      </w:r>
      <w:r>
        <w:t xml:space="preserve"> wat als basis fungeert voor het advies wat aan de directie van Paaspop gegeven zal worden. </w:t>
      </w:r>
    </w:p>
    <w:p w14:paraId="6E0C6D96" w14:textId="77777777" w:rsidR="009622DB" w:rsidRDefault="009622DB" w:rsidP="000C11A6"/>
    <w:p w14:paraId="6DD513C4" w14:textId="77777777" w:rsidR="003F646E" w:rsidRDefault="003F646E" w:rsidP="003F646E">
      <w:pPr>
        <w:pStyle w:val="Heading2"/>
      </w:pPr>
      <w:bookmarkStart w:id="58" w:name="_Toc523965"/>
      <w:r>
        <w:t>Broncode testen</w:t>
      </w:r>
      <w:r w:rsidR="00711C2B">
        <w:t xml:space="preserve"> en omgeving</w:t>
      </w:r>
      <w:bookmarkEnd w:id="58"/>
    </w:p>
    <w:p w14:paraId="22644535" w14:textId="77777777"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w:t>
      </w:r>
      <w:r w:rsidR="00D32C75">
        <w:t>continuous</w:t>
      </w:r>
      <w:r>
        <w:t xml:space="preserve"> </w:t>
      </w:r>
      <w:r w:rsidR="00D32C75">
        <w:t>integration</w:t>
      </w:r>
      <w:r>
        <w:t xml:space="preserve">. </w:t>
      </w:r>
    </w:p>
    <w:p w14:paraId="7BBFD798" w14:textId="77777777"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14:paraId="09BEDE27" w14:textId="77777777"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14:paraId="7A5D426D" w14:textId="77777777" w:rsidR="003F4A9E" w:rsidRDefault="003F4A9E" w:rsidP="00711C2B">
      <w:r>
        <w:t xml:space="preserve">Er zal voor het project een </w:t>
      </w:r>
      <w:r w:rsidR="00D32C75">
        <w:t>continuous integration</w:t>
      </w:r>
      <w:r w:rsidR="00BF25DA">
        <w:t xml:space="preserve"> </w:t>
      </w:r>
      <w:r>
        <w:t>omgeving opgezet worden waar na elke push naar de develop branch op de git omgeving de tests gedraaid worden en gedeployed worden op de test omgeving. Hier zal ook ruimte gemaakt worden om de statische code kwaliteit te testen.</w:t>
      </w:r>
    </w:p>
    <w:p w14:paraId="66CA3BA4" w14:textId="77777777" w:rsidR="00ED25B2" w:rsidRDefault="00ED25B2">
      <w:pPr>
        <w:spacing w:line="259" w:lineRule="auto"/>
      </w:pPr>
      <w:r>
        <w:br w:type="page"/>
      </w:r>
    </w:p>
    <w:p w14:paraId="775F0014" w14:textId="77777777" w:rsidR="00ED25B2" w:rsidRDefault="0040457D" w:rsidP="00ED25B2">
      <w:pPr>
        <w:pStyle w:val="Heading2"/>
      </w:pPr>
      <w:bookmarkStart w:id="59" w:name="_Toc523966"/>
      <w:r>
        <w:lastRenderedPageBreak/>
        <w:t>Gitflow</w:t>
      </w:r>
      <w:bookmarkEnd w:id="59"/>
    </w:p>
    <w:p w14:paraId="129308FD" w14:textId="77777777" w:rsidR="00E23468" w:rsidRDefault="0040457D" w:rsidP="00DD0790">
      <w:r>
        <w:t>Tijdens de realisatiefase zal de broncode beheert worden via git. Voor het werken met git is een duidelijke</w:t>
      </w:r>
      <w:r w:rsidR="001448D0">
        <w:t xml:space="preserve"> workflow nodig waar aan gehouden kan worden waardoor voor alle partijen duidelijk is waar </w:t>
      </w:r>
      <w:r w:rsidR="00E23468">
        <w:t>en wanneer welke code staat. Deze flow</w:t>
      </w:r>
      <w:r w:rsidR="009A4466">
        <w:t xml:space="preserve"> wordt gebruikt voor zowel de </w:t>
      </w:r>
      <w:r w:rsidR="00642175">
        <w:t>A</w:t>
      </w:r>
      <w:r w:rsidR="009A4466">
        <w:t>ndroid POC en de backend en</w:t>
      </w:r>
      <w:r w:rsidR="00E23468">
        <w:t xml:space="preserve"> staat hieronder in het diagram beschreven</w:t>
      </w:r>
      <w:r w:rsidR="00293865">
        <w:t xml:space="preserve"> en is gebaseerd op het diagram uit de volgende bron </w:t>
      </w:r>
      <w:sdt>
        <w:sdtPr>
          <w:id w:val="611707973"/>
          <w:citation/>
        </w:sdtPr>
        <w:sdtContent>
          <w:r w:rsidR="00293865">
            <w:fldChar w:fldCharType="begin"/>
          </w:r>
          <w:r w:rsidR="00293865">
            <w:instrText xml:space="preserve"> CITATION Atl \l 1043 </w:instrText>
          </w:r>
          <w:r w:rsidR="00293865">
            <w:fldChar w:fldCharType="separate"/>
          </w:r>
          <w:r w:rsidR="002B77AF">
            <w:rPr>
              <w:noProof/>
            </w:rPr>
            <w:t>(Atlassian, sd)</w:t>
          </w:r>
          <w:r w:rsidR="00293865">
            <w:fldChar w:fldCharType="end"/>
          </w:r>
        </w:sdtContent>
      </w:sdt>
      <w:r w:rsidR="00E23468">
        <w:t>.</w:t>
      </w:r>
    </w:p>
    <w:p w14:paraId="2DCC7FFE" w14:textId="77777777" w:rsidR="009A4466" w:rsidRDefault="009A4466" w:rsidP="009A4466">
      <w:pPr>
        <w:keepNext/>
      </w:pPr>
      <w:r>
        <w:rPr>
          <w:noProof/>
        </w:rPr>
        <w:drawing>
          <wp:inline distT="0" distB="0" distL="0" distR="0" wp14:anchorId="77329CBE" wp14:editId="6BB42CB7">
            <wp:extent cx="4095176" cy="29010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flow v1.jpg"/>
                    <pic:cNvPicPr/>
                  </pic:nvPicPr>
                  <pic:blipFill>
                    <a:blip r:embed="rId28">
                      <a:extLst>
                        <a:ext uri="{28A0092B-C50C-407E-A947-70E740481C1C}">
                          <a14:useLocalDpi xmlns:a14="http://schemas.microsoft.com/office/drawing/2010/main" val="0"/>
                        </a:ext>
                      </a:extLst>
                    </a:blip>
                    <a:stretch>
                      <a:fillRect/>
                    </a:stretch>
                  </pic:blipFill>
                  <pic:spPr>
                    <a:xfrm>
                      <a:off x="0" y="0"/>
                      <a:ext cx="4107847" cy="2910018"/>
                    </a:xfrm>
                    <a:prstGeom prst="rect">
                      <a:avLst/>
                    </a:prstGeom>
                  </pic:spPr>
                </pic:pic>
              </a:graphicData>
            </a:graphic>
          </wp:inline>
        </w:drawing>
      </w:r>
    </w:p>
    <w:p w14:paraId="195701F3" w14:textId="77777777" w:rsidR="00293865" w:rsidRDefault="009A4466" w:rsidP="009A4466">
      <w:pPr>
        <w:pStyle w:val="Caption"/>
      </w:pPr>
      <w:bookmarkStart w:id="60" w:name="_Toc523922"/>
      <w:r>
        <w:t xml:space="preserve">Figuur </w:t>
      </w:r>
      <w:r w:rsidR="00BC48D5">
        <w:rPr>
          <w:noProof/>
        </w:rPr>
        <w:fldChar w:fldCharType="begin"/>
      </w:r>
      <w:r w:rsidR="00BC48D5">
        <w:rPr>
          <w:noProof/>
        </w:rPr>
        <w:instrText xml:space="preserve"> SEQ Figuur \* ARABIC </w:instrText>
      </w:r>
      <w:r w:rsidR="00BC48D5">
        <w:rPr>
          <w:noProof/>
        </w:rPr>
        <w:fldChar w:fldCharType="separate"/>
      </w:r>
      <w:r w:rsidR="00C50A6A">
        <w:rPr>
          <w:noProof/>
        </w:rPr>
        <w:t>3</w:t>
      </w:r>
      <w:r w:rsidR="00BC48D5">
        <w:rPr>
          <w:noProof/>
        </w:rPr>
        <w:fldChar w:fldCharType="end"/>
      </w:r>
      <w:r>
        <w:t>: gitflow</w:t>
      </w:r>
      <w:bookmarkEnd w:id="60"/>
    </w:p>
    <w:p w14:paraId="39F2967A" w14:textId="77777777" w:rsidR="0040457D" w:rsidRPr="00DD0790" w:rsidRDefault="0040457D" w:rsidP="00DD0790">
      <w:r>
        <w:t xml:space="preserve"> </w:t>
      </w:r>
    </w:p>
    <w:p w14:paraId="2A839FF0" w14:textId="77777777" w:rsidR="001435E7" w:rsidRDefault="001435E7">
      <w:pPr>
        <w:spacing w:line="259" w:lineRule="auto"/>
      </w:pPr>
    </w:p>
    <w:p w14:paraId="169B76F5" w14:textId="77777777" w:rsidR="001435E7" w:rsidRPr="00492252" w:rsidRDefault="001435E7" w:rsidP="001435E7">
      <w:pPr>
        <w:pStyle w:val="Heading1"/>
        <w:keepNext w:val="0"/>
        <w:keepLines w:val="0"/>
        <w:tabs>
          <w:tab w:val="num" w:pos="709"/>
        </w:tabs>
        <w:spacing w:before="120" w:after="60" w:line="360" w:lineRule="auto"/>
        <w:ind w:left="709" w:hanging="709"/>
      </w:pPr>
      <w:bookmarkStart w:id="61" w:name="_Toc327581050"/>
      <w:bookmarkStart w:id="62" w:name="_Toc327581600"/>
      <w:bookmarkStart w:id="63" w:name="_Toc327583380"/>
      <w:bookmarkStart w:id="64" w:name="_Toc339966119"/>
      <w:bookmarkStart w:id="65" w:name="_Toc507670779"/>
      <w:bookmarkStart w:id="66" w:name="_Toc336417"/>
      <w:bookmarkStart w:id="67" w:name="_Toc523967"/>
      <w:r w:rsidRPr="00492252">
        <w:lastRenderedPageBreak/>
        <w:t>Projectorganisatie</w:t>
      </w:r>
      <w:bookmarkEnd w:id="61"/>
      <w:bookmarkEnd w:id="62"/>
      <w:bookmarkEnd w:id="63"/>
      <w:bookmarkEnd w:id="64"/>
      <w:bookmarkEnd w:id="65"/>
      <w:bookmarkEnd w:id="66"/>
      <w:bookmarkEnd w:id="67"/>
    </w:p>
    <w:p w14:paraId="652F5464" w14:textId="77777777" w:rsidR="00E058B1" w:rsidRDefault="001435E7" w:rsidP="00E058B1">
      <w:pPr>
        <w:pStyle w:val="Heading2"/>
        <w:keepNext w:val="0"/>
        <w:keepLines w:val="0"/>
        <w:tabs>
          <w:tab w:val="num" w:pos="709"/>
        </w:tabs>
        <w:spacing w:before="120" w:after="60" w:line="240" w:lineRule="auto"/>
        <w:ind w:left="709" w:hanging="709"/>
      </w:pPr>
      <w:bookmarkStart w:id="68" w:name="_Toc327581051"/>
      <w:bookmarkStart w:id="69" w:name="_Toc327581601"/>
      <w:bookmarkStart w:id="70" w:name="_Toc327583381"/>
      <w:bookmarkStart w:id="71" w:name="_Toc339966120"/>
      <w:bookmarkStart w:id="72" w:name="_Toc480254627"/>
      <w:bookmarkStart w:id="73" w:name="_Toc507670780"/>
      <w:bookmarkStart w:id="74" w:name="_Toc523968"/>
      <w:bookmarkStart w:id="75" w:name="_Hlk261875"/>
      <w:r w:rsidRPr="00492252">
        <w:t>Teamleden</w:t>
      </w:r>
      <w:bookmarkEnd w:id="68"/>
      <w:bookmarkEnd w:id="69"/>
      <w:bookmarkEnd w:id="70"/>
      <w:bookmarkEnd w:id="71"/>
      <w:bookmarkEnd w:id="72"/>
      <w:bookmarkEnd w:id="73"/>
      <w:bookmarkEnd w:id="74"/>
    </w:p>
    <w:p w14:paraId="63C573CA" w14:textId="77777777"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14:paraId="161F64D2" w14:textId="77777777"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75"/>
          <w:p w14:paraId="28F80911" w14:textId="77777777" w:rsidR="005952A9" w:rsidRDefault="005952A9" w:rsidP="001435E7">
            <w:r>
              <w:t>Naam + tel + e-mail</w:t>
            </w:r>
          </w:p>
        </w:tc>
        <w:tc>
          <w:tcPr>
            <w:tcW w:w="1527" w:type="dxa"/>
          </w:tcPr>
          <w:p w14:paraId="4E808E3E" w14:textId="77777777" w:rsidR="005952A9" w:rsidRDefault="005952A9" w:rsidP="001435E7">
            <w:r>
              <w:t>Afk.</w:t>
            </w:r>
          </w:p>
        </w:tc>
        <w:tc>
          <w:tcPr>
            <w:tcW w:w="1559" w:type="dxa"/>
          </w:tcPr>
          <w:p w14:paraId="34DDBBC9" w14:textId="77777777" w:rsidR="005952A9" w:rsidRDefault="00E120F8" w:rsidP="001435E7">
            <w:r>
              <w:t>Rol/taken</w:t>
            </w:r>
          </w:p>
        </w:tc>
        <w:tc>
          <w:tcPr>
            <w:tcW w:w="2694" w:type="dxa"/>
          </w:tcPr>
          <w:p w14:paraId="3979F100" w14:textId="77777777" w:rsidR="005952A9" w:rsidRDefault="00E120F8" w:rsidP="001435E7">
            <w:r>
              <w:t>Beschikbaarheid</w:t>
            </w:r>
          </w:p>
        </w:tc>
      </w:tr>
      <w:tr w:rsidR="001C362B" w:rsidRPr="001C362B" w14:paraId="5C602ADA" w14:textId="77777777" w:rsidTr="00271D38">
        <w:trPr>
          <w:cnfStyle w:val="000000100000" w:firstRow="0" w:lastRow="0" w:firstColumn="0" w:lastColumn="0" w:oddVBand="0" w:evenVBand="0" w:oddHBand="1" w:evenHBand="0" w:firstRowFirstColumn="0" w:firstRowLastColumn="0" w:lastRowFirstColumn="0" w:lastRowLastColumn="0"/>
        </w:trPr>
        <w:tc>
          <w:tcPr>
            <w:tcW w:w="3293" w:type="dxa"/>
          </w:tcPr>
          <w:p w14:paraId="4D6B7B45" w14:textId="77777777" w:rsidR="005952A9" w:rsidRDefault="001C362B" w:rsidP="001435E7">
            <w:r>
              <w:t>Merik Westerveld</w:t>
            </w:r>
          </w:p>
          <w:p w14:paraId="2F64DBA3" w14:textId="77777777" w:rsidR="001C362B" w:rsidRDefault="001C362B" w:rsidP="001435E7">
            <w:r>
              <w:t>+31683584111</w:t>
            </w:r>
          </w:p>
          <w:p w14:paraId="4B4AC053" w14:textId="77777777" w:rsidR="001C362B" w:rsidRDefault="00C50A6A" w:rsidP="001435E7">
            <w:hyperlink r:id="rId29" w:history="1">
              <w:r w:rsidR="001C362B" w:rsidRPr="002B7C01">
                <w:rPr>
                  <w:rStyle w:val="Hyperlink"/>
                </w:rPr>
                <w:t>Merik.westerveld@student.fontys.nl</w:t>
              </w:r>
            </w:hyperlink>
          </w:p>
          <w:p w14:paraId="0DC10E44" w14:textId="77777777" w:rsidR="001C362B" w:rsidRPr="00687C88" w:rsidRDefault="00C50A6A" w:rsidP="001435E7">
            <w:pPr>
              <w:rPr>
                <w:lang w:val="en-US"/>
              </w:rPr>
            </w:pPr>
            <w:hyperlink r:id="rId30"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14:paraId="424CFF93" w14:textId="77777777" w:rsidR="005952A9" w:rsidRDefault="001C362B" w:rsidP="001435E7">
            <w:r>
              <w:t>M. Westerveld</w:t>
            </w:r>
          </w:p>
        </w:tc>
        <w:tc>
          <w:tcPr>
            <w:tcW w:w="1559" w:type="dxa"/>
          </w:tcPr>
          <w:p w14:paraId="1EF57F13" w14:textId="77777777" w:rsidR="005952A9" w:rsidRDefault="001C362B" w:rsidP="001435E7">
            <w:r>
              <w:t>Afstudeerder / opdrachtnemer</w:t>
            </w:r>
          </w:p>
        </w:tc>
        <w:tc>
          <w:tcPr>
            <w:tcW w:w="2694" w:type="dxa"/>
          </w:tcPr>
          <w:p w14:paraId="4B18B91E" w14:textId="77777777" w:rsidR="005952A9" w:rsidRDefault="001C362B" w:rsidP="001435E7">
            <w:r>
              <w:t>40 uur per week.</w:t>
            </w:r>
          </w:p>
          <w:p w14:paraId="0E829D1A" w14:textId="77777777" w:rsidR="001C362B" w:rsidRPr="0050035A" w:rsidRDefault="001C362B" w:rsidP="001435E7">
            <w:r w:rsidRPr="0050035A">
              <w:t>Den Bosch: Ma, Di, Do</w:t>
            </w:r>
          </w:p>
          <w:p w14:paraId="43D1A2D2" w14:textId="77777777" w:rsidR="001C362B" w:rsidRPr="001C362B" w:rsidRDefault="001C362B" w:rsidP="001435E7">
            <w:pPr>
              <w:rPr>
                <w:lang w:val="de-DE"/>
              </w:rPr>
            </w:pPr>
            <w:r>
              <w:rPr>
                <w:lang w:val="de-DE"/>
              </w:rPr>
              <w:t>Veenendaal: Wo, Vrij</w:t>
            </w:r>
          </w:p>
        </w:tc>
      </w:tr>
      <w:tr w:rsidR="001C362B" w:rsidRPr="001C362B" w14:paraId="55773312" w14:textId="77777777" w:rsidTr="00271D38">
        <w:tc>
          <w:tcPr>
            <w:tcW w:w="3293" w:type="dxa"/>
          </w:tcPr>
          <w:p w14:paraId="7058E1DB" w14:textId="77777777" w:rsidR="005952A9" w:rsidRPr="00687C88" w:rsidRDefault="001C362B" w:rsidP="001435E7">
            <w:pPr>
              <w:rPr>
                <w:lang w:val="en-US"/>
              </w:rPr>
            </w:pPr>
            <w:r w:rsidRPr="00687C88">
              <w:rPr>
                <w:lang w:val="en-US"/>
              </w:rPr>
              <w:t>Bart Bijl</w:t>
            </w:r>
          </w:p>
          <w:p w14:paraId="1CDD87A5" w14:textId="77777777" w:rsidR="001C362B" w:rsidRPr="00687C88" w:rsidRDefault="001C362B" w:rsidP="001435E7">
            <w:pPr>
              <w:rPr>
                <w:lang w:val="en-US"/>
              </w:rPr>
            </w:pPr>
            <w:r w:rsidRPr="00687C88">
              <w:rPr>
                <w:lang w:val="en-US"/>
              </w:rPr>
              <w:t>+31652811995</w:t>
            </w:r>
          </w:p>
          <w:p w14:paraId="79A98CCB" w14:textId="77777777" w:rsidR="001C362B" w:rsidRPr="00687C88" w:rsidRDefault="00C50A6A" w:rsidP="001435E7">
            <w:pPr>
              <w:rPr>
                <w:lang w:val="en-US"/>
              </w:rPr>
            </w:pPr>
            <w:hyperlink r:id="rId31"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14:paraId="788B4F5D" w14:textId="77777777" w:rsidR="005952A9" w:rsidRPr="001C362B" w:rsidRDefault="001C362B" w:rsidP="001435E7">
            <w:pPr>
              <w:rPr>
                <w:lang w:val="de-DE"/>
              </w:rPr>
            </w:pPr>
            <w:r>
              <w:rPr>
                <w:lang w:val="de-DE"/>
              </w:rPr>
              <w:t>B. Bijl</w:t>
            </w:r>
          </w:p>
        </w:tc>
        <w:tc>
          <w:tcPr>
            <w:tcW w:w="1559" w:type="dxa"/>
          </w:tcPr>
          <w:p w14:paraId="13709A4D" w14:textId="77777777" w:rsidR="005952A9" w:rsidRPr="001C362B" w:rsidRDefault="001C362B" w:rsidP="001435E7">
            <w:pPr>
              <w:rPr>
                <w:lang w:val="de-DE"/>
              </w:rPr>
            </w:pPr>
            <w:r>
              <w:rPr>
                <w:lang w:val="de-DE"/>
              </w:rPr>
              <w:t>Procesbegeleider</w:t>
            </w:r>
          </w:p>
        </w:tc>
        <w:tc>
          <w:tcPr>
            <w:tcW w:w="2694" w:type="dxa"/>
          </w:tcPr>
          <w:p w14:paraId="61DC24A8" w14:textId="77777777" w:rsidR="005952A9" w:rsidRPr="001C362B" w:rsidRDefault="001C362B" w:rsidP="001435E7">
            <w:r w:rsidRPr="001C362B">
              <w:t>Om de week voor v</w:t>
            </w:r>
            <w:r>
              <w:t>oortgangsgesprek.</w:t>
            </w:r>
          </w:p>
        </w:tc>
      </w:tr>
      <w:tr w:rsidR="001C362B" w:rsidRPr="001C362B" w14:paraId="794760DC" w14:textId="77777777" w:rsidTr="00271D38">
        <w:trPr>
          <w:cnfStyle w:val="000000100000" w:firstRow="0" w:lastRow="0" w:firstColumn="0" w:lastColumn="0" w:oddVBand="0" w:evenVBand="0" w:oddHBand="1" w:evenHBand="0" w:firstRowFirstColumn="0" w:firstRowLastColumn="0" w:lastRowFirstColumn="0" w:lastRowLastColumn="0"/>
        </w:trPr>
        <w:tc>
          <w:tcPr>
            <w:tcW w:w="3293" w:type="dxa"/>
          </w:tcPr>
          <w:p w14:paraId="58EF24E9" w14:textId="77777777" w:rsidR="005952A9" w:rsidRPr="00687C88" w:rsidRDefault="001C362B" w:rsidP="001435E7">
            <w:pPr>
              <w:rPr>
                <w:lang w:val="en-US"/>
              </w:rPr>
            </w:pPr>
            <w:r w:rsidRPr="00687C88">
              <w:rPr>
                <w:lang w:val="en-US"/>
              </w:rPr>
              <w:t>Hans Geurtsen</w:t>
            </w:r>
          </w:p>
          <w:p w14:paraId="6967E3A5" w14:textId="77777777" w:rsidR="001C362B" w:rsidRPr="00687C88" w:rsidRDefault="001C362B" w:rsidP="001435E7">
            <w:pPr>
              <w:rPr>
                <w:lang w:val="en-US"/>
              </w:rPr>
            </w:pPr>
            <w:r w:rsidRPr="00687C88">
              <w:rPr>
                <w:lang w:val="en-US"/>
              </w:rPr>
              <w:t>+31645786594</w:t>
            </w:r>
          </w:p>
          <w:p w14:paraId="51952B73" w14:textId="77777777" w:rsidR="001C362B" w:rsidRPr="00687C88" w:rsidRDefault="00C50A6A" w:rsidP="001435E7">
            <w:pPr>
              <w:rPr>
                <w:lang w:val="en-US"/>
              </w:rPr>
            </w:pPr>
            <w:hyperlink r:id="rId32"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14:paraId="62B0B3F1" w14:textId="77777777" w:rsidR="005952A9" w:rsidRPr="001C362B" w:rsidRDefault="001C362B" w:rsidP="001435E7">
            <w:r>
              <w:t>H. Geurtsen</w:t>
            </w:r>
          </w:p>
        </w:tc>
        <w:tc>
          <w:tcPr>
            <w:tcW w:w="1559" w:type="dxa"/>
          </w:tcPr>
          <w:p w14:paraId="2FF4043C" w14:textId="77777777" w:rsidR="005952A9" w:rsidRPr="001C362B" w:rsidRDefault="001C362B" w:rsidP="001435E7">
            <w:r>
              <w:t>Inhoudelijke begeleider / interne opdrachtgever</w:t>
            </w:r>
          </w:p>
        </w:tc>
        <w:tc>
          <w:tcPr>
            <w:tcW w:w="2694" w:type="dxa"/>
          </w:tcPr>
          <w:p w14:paraId="3F5349EA" w14:textId="77777777" w:rsidR="005952A9" w:rsidRPr="001C362B" w:rsidRDefault="001C362B" w:rsidP="001435E7">
            <w:r>
              <w:t>Om de week voor een inhoudelijk gesprek</w:t>
            </w:r>
            <w:r w:rsidR="00246A3B">
              <w:t xml:space="preserve"> en daarnaast</w:t>
            </w:r>
            <w:r>
              <w:t xml:space="preserve"> beschikbaar voor vragen.</w:t>
            </w:r>
          </w:p>
        </w:tc>
      </w:tr>
      <w:tr w:rsidR="00474CDF" w:rsidRPr="001C362B" w14:paraId="725DBE65" w14:textId="77777777" w:rsidTr="00271D38">
        <w:tc>
          <w:tcPr>
            <w:tcW w:w="3293" w:type="dxa"/>
          </w:tcPr>
          <w:p w14:paraId="425BC35F" w14:textId="77777777" w:rsidR="00474CDF" w:rsidRPr="00D64C2B" w:rsidRDefault="00474CDF" w:rsidP="001435E7">
            <w:pPr>
              <w:rPr>
                <w:b/>
                <w:lang w:val="de-DE"/>
              </w:rPr>
            </w:pPr>
            <w:r w:rsidRPr="00D64C2B">
              <w:rPr>
                <w:lang w:val="de-DE"/>
              </w:rPr>
              <w:t>Bartosz Paszkowski</w:t>
            </w:r>
          </w:p>
          <w:p w14:paraId="5562D945" w14:textId="77777777" w:rsidR="00474CDF" w:rsidRPr="00D64C2B" w:rsidRDefault="00F5658A" w:rsidP="001435E7">
            <w:pPr>
              <w:rPr>
                <w:b/>
                <w:lang w:val="de-DE"/>
              </w:rPr>
            </w:pPr>
            <w:r w:rsidRPr="00AF68DA">
              <w:rPr>
                <w:lang w:val="de-DE"/>
              </w:rPr>
              <w:t>+31648621396</w:t>
            </w:r>
          </w:p>
          <w:p w14:paraId="4C360A07" w14:textId="77777777" w:rsidR="00474CDF" w:rsidRPr="00D64C2B" w:rsidRDefault="00C50A6A" w:rsidP="001435E7">
            <w:pPr>
              <w:rPr>
                <w:lang w:val="de-DE"/>
              </w:rPr>
            </w:pPr>
            <w:hyperlink r:id="rId33" w:history="1">
              <w:r w:rsidR="00474CDF" w:rsidRPr="00D64C2B">
                <w:rPr>
                  <w:rStyle w:val="Hyperlink"/>
                  <w:lang w:val="de-DE"/>
                </w:rPr>
                <w:t>B.paszkowski@fontys.nl</w:t>
              </w:r>
            </w:hyperlink>
          </w:p>
        </w:tc>
        <w:tc>
          <w:tcPr>
            <w:tcW w:w="1527" w:type="dxa"/>
          </w:tcPr>
          <w:p w14:paraId="502B7FD7" w14:textId="77777777" w:rsidR="00474CDF" w:rsidRDefault="00474CDF" w:rsidP="001435E7">
            <w:r>
              <w:t>B. Paszkowski</w:t>
            </w:r>
          </w:p>
        </w:tc>
        <w:tc>
          <w:tcPr>
            <w:tcW w:w="1559" w:type="dxa"/>
          </w:tcPr>
          <w:p w14:paraId="2FD43805" w14:textId="77777777" w:rsidR="00474CDF" w:rsidRDefault="00474CDF" w:rsidP="001435E7">
            <w:r>
              <w:t>Docent begeleider</w:t>
            </w:r>
          </w:p>
        </w:tc>
        <w:tc>
          <w:tcPr>
            <w:tcW w:w="2694" w:type="dxa"/>
          </w:tcPr>
          <w:p w14:paraId="7B75D448" w14:textId="77777777" w:rsidR="00474CDF" w:rsidRDefault="00474CDF" w:rsidP="00271D38">
            <w:pPr>
              <w:keepNext/>
            </w:pPr>
            <w:r>
              <w:t>Beschikbaar voor vragen en feedback per mail.</w:t>
            </w:r>
          </w:p>
        </w:tc>
      </w:tr>
    </w:tbl>
    <w:p w14:paraId="115E2CCB" w14:textId="77777777" w:rsidR="001435E7" w:rsidRDefault="00271D38" w:rsidP="00271D38">
      <w:pPr>
        <w:pStyle w:val="Captionfortableandimage"/>
      </w:pPr>
      <w:bookmarkStart w:id="76" w:name="_Toc523932"/>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C50A6A">
        <w:rPr>
          <w:noProof/>
        </w:rPr>
        <w:t>8</w:t>
      </w:r>
      <w:r w:rsidR="00624CF8">
        <w:rPr>
          <w:noProof/>
        </w:rPr>
        <w:fldChar w:fldCharType="end"/>
      </w:r>
      <w:r>
        <w:t>: teamleden</w:t>
      </w:r>
      <w:bookmarkEnd w:id="76"/>
    </w:p>
    <w:p w14:paraId="64E92436" w14:textId="77777777" w:rsidR="00E058B1" w:rsidRDefault="00E058B1" w:rsidP="001435E7">
      <w:r>
        <w:t xml:space="preserve">Naast deze personen is de directie van Paaspop nog betrokken bij dit project als externe opdrachtgever. Echter is hier geen duidelijke beschikbaarheid over bekend en zal Hans Geurtsen tussenpersoon zijn als interne opdrachtgever. </w:t>
      </w:r>
    </w:p>
    <w:p w14:paraId="5F1F1BDC" w14:textId="77777777" w:rsidR="00E058B1" w:rsidRPr="001C362B" w:rsidRDefault="00E058B1" w:rsidP="001435E7"/>
    <w:p w14:paraId="477CA482" w14:textId="77777777" w:rsidR="001435E7" w:rsidRDefault="001435E7" w:rsidP="001435E7">
      <w:pPr>
        <w:pStyle w:val="Heading2"/>
        <w:keepNext w:val="0"/>
        <w:keepLines w:val="0"/>
        <w:tabs>
          <w:tab w:val="num" w:pos="709"/>
        </w:tabs>
        <w:spacing w:before="120" w:after="60" w:line="240" w:lineRule="auto"/>
        <w:ind w:left="709" w:hanging="709"/>
      </w:pPr>
      <w:bookmarkStart w:id="77" w:name="_Toc507670781"/>
      <w:bookmarkStart w:id="78" w:name="_Toc523969"/>
      <w:r>
        <w:t>Communicatie</w:t>
      </w:r>
      <w:bookmarkEnd w:id="77"/>
      <w:bookmarkEnd w:id="78"/>
    </w:p>
    <w:p w14:paraId="13BFE40C" w14:textId="77777777" w:rsidR="00A00EE0" w:rsidRDefault="005B3CDA" w:rsidP="00A00EE0">
      <w:pPr>
        <w:spacing w:line="259" w:lineRule="auto"/>
      </w:pPr>
      <w:r>
        <w:t>Het meeste zal er via mail gecommuniceerd worden. Er zal wekelijks een mail verstuurd worden naar Bart Bijl, Hans Geurtsen en Bartosz Paszkowski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slack groep voor Paaspop waar vragen gesteld kunnen worden voor zowel intern als extern. </w:t>
      </w:r>
    </w:p>
    <w:p w14:paraId="439C6B83" w14:textId="77777777" w:rsidR="00A00EE0" w:rsidRDefault="00A00EE0" w:rsidP="009A73AB">
      <w:pPr>
        <w:spacing w:line="259" w:lineRule="auto"/>
      </w:pPr>
    </w:p>
    <w:p w14:paraId="62D5618C" w14:textId="77777777"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14:paraId="2F0C1359" w14:textId="77777777" w:rsidR="00C52DD6" w:rsidRDefault="00C52DD6">
      <w:pPr>
        <w:spacing w:line="259" w:lineRule="auto"/>
      </w:pPr>
      <w:r>
        <w:br w:type="page"/>
      </w:r>
    </w:p>
    <w:bookmarkStart w:id="79" w:name="_Toc336418" w:displacedByCustomXml="next"/>
    <w:bookmarkStart w:id="80" w:name="_Toc523970"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Content>
        <w:p w14:paraId="7D4F0EDA" w14:textId="77777777" w:rsidR="00C52DD6" w:rsidRDefault="00C52DD6">
          <w:pPr>
            <w:pStyle w:val="Heading1"/>
          </w:pPr>
          <w:r>
            <w:t>Bronnen</w:t>
          </w:r>
          <w:bookmarkEnd w:id="80"/>
          <w:bookmarkEnd w:id="79"/>
        </w:p>
        <w:sdt>
          <w:sdtPr>
            <w:id w:val="111145805"/>
            <w:bibliography/>
          </w:sdtPr>
          <w:sdtContent>
            <w:p w14:paraId="5CF9B303" w14:textId="77777777" w:rsidR="002B77AF" w:rsidRPr="002B77AF" w:rsidRDefault="00C52DD6" w:rsidP="002B77AF">
              <w:pPr>
                <w:pStyle w:val="Bibliography"/>
                <w:ind w:left="720" w:hanging="720"/>
                <w:rPr>
                  <w:noProof/>
                  <w:sz w:val="24"/>
                  <w:szCs w:val="24"/>
                  <w:lang w:val="en-US"/>
                </w:rPr>
              </w:pPr>
              <w:r>
                <w:fldChar w:fldCharType="begin"/>
              </w:r>
              <w:r w:rsidRPr="00A61A38">
                <w:rPr>
                  <w:lang w:val="en-US"/>
                </w:rPr>
                <w:instrText xml:space="preserve"> BIBLIOGRAPHY </w:instrText>
              </w:r>
              <w:r>
                <w:fldChar w:fldCharType="separate"/>
              </w:r>
              <w:r w:rsidR="002B77AF" w:rsidRPr="002B77AF">
                <w:rPr>
                  <w:noProof/>
                  <w:lang w:val="en-US"/>
                </w:rPr>
                <w:t xml:space="preserve">Atlassian. (sd). </w:t>
              </w:r>
              <w:r w:rsidR="002B77AF" w:rsidRPr="002B77AF">
                <w:rPr>
                  <w:i/>
                  <w:iCs/>
                  <w:noProof/>
                  <w:lang w:val="en-US"/>
                </w:rPr>
                <w:t>Gitflow Workflow</w:t>
              </w:r>
              <w:r w:rsidR="002B77AF" w:rsidRPr="002B77AF">
                <w:rPr>
                  <w:noProof/>
                  <w:lang w:val="en-US"/>
                </w:rPr>
                <w:t>. Opgehaald van Atlassian: https://es.atlassian.com/git/tutorials/comparing-workflows/gitflow-workflow</w:t>
              </w:r>
            </w:p>
            <w:p w14:paraId="725550A1" w14:textId="77777777" w:rsidR="002B77AF" w:rsidRDefault="002B77AF" w:rsidP="002B77AF">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14:paraId="4E0328D3" w14:textId="77777777" w:rsidR="002B77AF" w:rsidRDefault="002B77AF" w:rsidP="002B77AF">
              <w:pPr>
                <w:pStyle w:val="Bibliography"/>
                <w:ind w:left="720" w:hanging="720"/>
                <w:rPr>
                  <w:noProof/>
                </w:rPr>
              </w:pPr>
              <w:r w:rsidRPr="002B77AF">
                <w:rPr>
                  <w:noProof/>
                  <w:lang w:val="de-DE"/>
                </w:rPr>
                <w:t xml:space="preserve">Rehkopf, M. (sd). </w:t>
              </w:r>
              <w:r w:rsidRPr="002B77AF">
                <w:rPr>
                  <w:i/>
                  <w:iCs/>
                  <w:noProof/>
                  <w:lang w:val="de-DE"/>
                </w:rPr>
                <w:t xml:space="preserve">Kanban vs. Scrum </w:t>
              </w:r>
              <w:r w:rsidRPr="002B77AF">
                <w:rPr>
                  <w:noProof/>
                  <w:lang w:val="de-DE"/>
                </w:rPr>
                <w:t xml:space="preserve">. </w:t>
              </w:r>
              <w:r>
                <w:rPr>
                  <w:noProof/>
                </w:rPr>
                <w:t>Opgehaald van Atlassian: https://www.atlassian.com/agile/kanban/kanban-vs-scrum</w:t>
              </w:r>
            </w:p>
            <w:p w14:paraId="6A41F5B3" w14:textId="77777777" w:rsidR="002B77AF" w:rsidRDefault="002B77AF" w:rsidP="002B77AF">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14:paraId="7F7BC611" w14:textId="77777777" w:rsidR="00C52DD6" w:rsidRDefault="00C52DD6" w:rsidP="002B77AF">
              <w:r>
                <w:rPr>
                  <w:b/>
                  <w:bCs/>
                  <w:noProof/>
                </w:rPr>
                <w:fldChar w:fldCharType="end"/>
              </w:r>
            </w:p>
          </w:sdtContent>
        </w:sdt>
      </w:sdtContent>
    </w:sdt>
    <w:p w14:paraId="4A6A658C" w14:textId="77777777" w:rsidR="009A77D8" w:rsidRPr="009A77D8" w:rsidRDefault="009A77D8" w:rsidP="00AB1D60">
      <w:pPr>
        <w:spacing w:line="259" w:lineRule="auto"/>
      </w:pPr>
    </w:p>
    <w:sectPr w:rsidR="009A77D8" w:rsidRPr="009A77D8" w:rsidSect="00035C73">
      <w:headerReference w:type="default" r:id="rId34"/>
      <w:footerReference w:type="default" r:id="rId35"/>
      <w:footerReference w:type="first" r:id="rId36"/>
      <w:pgSz w:w="11907" w:h="16840" w:code="9"/>
      <w:pgMar w:top="1417" w:right="1417" w:bottom="1417" w:left="1417"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Hans Geurtsen" w:date="2019-02-13T12:39:00Z" w:initials="HG">
    <w:p w14:paraId="7A2466E2" w14:textId="77777777" w:rsidR="00161ABF" w:rsidRDefault="00161ABF">
      <w:pPr>
        <w:pStyle w:val="CommentText"/>
      </w:pPr>
      <w:r>
        <w:rPr>
          <w:rStyle w:val="CommentReference"/>
        </w:rPr>
        <w:annotationRef/>
      </w:r>
      <w:r>
        <w:t xml:space="preserve">Ik mis belangrijke paragrafen </w:t>
      </w:r>
      <w:r w:rsidRPr="00161ABF">
        <w:rPr>
          <w:b/>
        </w:rPr>
        <w:t>Doelstellingen</w:t>
      </w:r>
      <w:r>
        <w:t xml:space="preserve"> en </w:t>
      </w:r>
      <w:r w:rsidRPr="00161ABF">
        <w:rPr>
          <w:b/>
        </w:rPr>
        <w:t>Resultaten</w:t>
      </w:r>
      <w:r>
        <w:t>? Er staat wel iets in deze paragraaf, maar ze zijn niet heel erg duidelijk gemaakt. Waar staat bijvoorbeeld dat dé belangrijkste doelstelling van deze opdracht het afstuderen is?</w:t>
      </w:r>
    </w:p>
  </w:comment>
  <w:comment w:id="12" w:author="Hans Geurtsen" w:date="2019-02-13T12:38:00Z" w:initials="HG">
    <w:p w14:paraId="618BD66C" w14:textId="77777777" w:rsidR="00C50A6A" w:rsidRDefault="00C50A6A">
      <w:pPr>
        <w:pStyle w:val="CommentText"/>
      </w:pPr>
      <w:r>
        <w:rPr>
          <w:rStyle w:val="CommentReference"/>
        </w:rPr>
        <w:annotationRef/>
      </w:r>
      <w:r w:rsidR="00161ABF">
        <w:t>Komt die uit het onderzoek voort? Ik zou zeggen dat je sowieso een requirements analyse moet doen?</w:t>
      </w:r>
    </w:p>
  </w:comment>
  <w:comment w:id="31" w:author="Hans Geurtsen" w:date="2019-02-13T12:43:00Z" w:initials="HG">
    <w:p w14:paraId="4CADE3D8" w14:textId="77777777" w:rsidR="00161ABF" w:rsidRDefault="00161ABF">
      <w:pPr>
        <w:pStyle w:val="CommentText"/>
      </w:pPr>
      <w:r>
        <w:rPr>
          <w:rStyle w:val="CommentReference"/>
        </w:rPr>
        <w:annotationRef/>
      </w:r>
      <w:r>
        <w:t>Dit is geen uitgangspunt. Hooguit een afbakening, of nog liever: de MVP is een Android app, een iOS app of cross platform implementatie, staat lager op de backlog.</w:t>
      </w:r>
    </w:p>
  </w:comment>
  <w:comment w:id="32" w:author="Hans Geurtsen" w:date="2019-02-13T12:44:00Z" w:initials="HG">
    <w:p w14:paraId="460AC3EA" w14:textId="77777777" w:rsidR="00161ABF" w:rsidRDefault="00161ABF">
      <w:pPr>
        <w:pStyle w:val="CommentText"/>
      </w:pPr>
      <w:r>
        <w:rPr>
          <w:rStyle w:val="CommentReference"/>
        </w:rPr>
        <w:annotationRef/>
      </w:r>
      <w:r>
        <w:t>Geen uitgangspunt. En ik wil wél dat er een MVP is tijdens het festival. Dat moet ook kunnen, kwestie van scopen wat er tot de MVP behoort!</w:t>
      </w:r>
    </w:p>
  </w:comment>
  <w:comment w:id="33" w:author="Hans Geurtsen" w:date="2019-02-13T12:45:00Z" w:initials="HG">
    <w:p w14:paraId="260AB7CF" w14:textId="77777777" w:rsidR="00161ABF" w:rsidRDefault="00161ABF">
      <w:pPr>
        <w:pStyle w:val="CommentText"/>
      </w:pPr>
      <w:r>
        <w:rPr>
          <w:rStyle w:val="CommentReference"/>
        </w:rPr>
        <w:annotationRef/>
      </w:r>
      <w:r>
        <w:t xml:space="preserve">Let op stijl. “Het zou prettig zijn als” is niet zo mooi in een plan van aanpak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Daarnaast is ook dit geen uitgangspunt. Ik wil dat er tijdens het festival met een MVP wordt getest. Hoort meer bij je planning.</w:t>
      </w:r>
    </w:p>
  </w:comment>
  <w:comment w:id="44" w:author="Hans Geurtsen" w:date="2019-02-13T12:52:00Z" w:initials="HG">
    <w:p w14:paraId="043A44D6" w14:textId="77777777" w:rsidR="00B271AD" w:rsidRDefault="00B271AD">
      <w:pPr>
        <w:pStyle w:val="CommentText"/>
      </w:pPr>
      <w:r>
        <w:rPr>
          <w:rStyle w:val="CommentReference"/>
        </w:rPr>
        <w:annotationRef/>
      </w:r>
      <w:r>
        <w:t>Je maakt het in mijn optiek te ingewikkeld. Je hebt 20 weken, waarom niet alleen in de tijd aangeven hoe je die gaat besteden? Ontwikkelfases én opleverfases, maakt het er voor mij niet duidelijker op.</w:t>
      </w:r>
      <w:bookmarkStart w:id="45" w:name="_GoBack"/>
      <w:bookmarkEnd w:id="45"/>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2466E2" w15:done="0"/>
  <w15:commentEx w15:paraId="618BD66C" w15:done="0"/>
  <w15:commentEx w15:paraId="4CADE3D8" w15:done="0"/>
  <w15:commentEx w15:paraId="460AC3EA" w15:done="0"/>
  <w15:commentEx w15:paraId="260AB7CF" w15:done="0"/>
  <w15:commentEx w15:paraId="043A44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2466E2" w16cid:durableId="200E8E78"/>
  <w16cid:commentId w16cid:paraId="618BD66C" w16cid:durableId="200E8E4D"/>
  <w16cid:commentId w16cid:paraId="4CADE3D8" w16cid:durableId="200E8F5E"/>
  <w16cid:commentId w16cid:paraId="460AC3EA" w16cid:durableId="200E8FC2"/>
  <w16cid:commentId w16cid:paraId="260AB7CF" w16cid:durableId="200E8FFB"/>
  <w16cid:commentId w16cid:paraId="043A44D6" w16cid:durableId="200E91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F8796" w14:textId="77777777" w:rsidR="00C50A6A" w:rsidRDefault="00C50A6A" w:rsidP="002A4867">
      <w:pPr>
        <w:spacing w:line="240" w:lineRule="auto"/>
      </w:pPr>
      <w:r>
        <w:separator/>
      </w:r>
    </w:p>
  </w:endnote>
  <w:endnote w:type="continuationSeparator" w:id="0">
    <w:p w14:paraId="55C435D1" w14:textId="77777777" w:rsidR="00C50A6A" w:rsidRDefault="00C50A6A"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6A273" w14:textId="77777777" w:rsidR="00C50A6A" w:rsidRDefault="00C50A6A">
    <w:pPr>
      <w:pStyle w:val="Footer"/>
    </w:pPr>
  </w:p>
  <w:p w14:paraId="01E2FB62" w14:textId="77777777" w:rsidR="00C50A6A" w:rsidRDefault="00C50A6A">
    <w:pPr>
      <w:pStyle w:val="Footer"/>
    </w:pPr>
  </w:p>
  <w:p w14:paraId="7BD29DC3" w14:textId="77777777" w:rsidR="00C50A6A" w:rsidRDefault="00C50A6A">
    <w:pPr>
      <w:pStyle w:val="Footer"/>
    </w:pPr>
    <w:r w:rsidRPr="0014605F">
      <w:rPr>
        <w:noProof/>
        <w:lang w:eastAsia="nl-NL"/>
      </w:rPr>
      <w:drawing>
        <wp:anchor distT="0" distB="0" distL="114300" distR="114300" simplePos="0" relativeHeight="251684864" behindDoc="0" locked="0" layoutInCell="1" allowOverlap="1" wp14:anchorId="13E0343D" wp14:editId="1B40BB0A">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1D542EEC" wp14:editId="4198E7BB">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14:paraId="59FB46C4" w14:textId="77777777" w:rsidR="00C50A6A" w:rsidRPr="0028505A" w:rsidRDefault="00C50A6A"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BEDCB" w14:textId="77777777" w:rsidR="00C50A6A" w:rsidRDefault="00C50A6A" w:rsidP="0014605F">
    <w:pPr>
      <w:pStyle w:val="Footer"/>
    </w:pPr>
    <w:r w:rsidRPr="0014605F">
      <w:rPr>
        <w:noProof/>
        <w:lang w:eastAsia="nl-NL"/>
      </w:rPr>
      <w:drawing>
        <wp:anchor distT="0" distB="0" distL="114300" distR="114300" simplePos="0" relativeHeight="251681792" behindDoc="0" locked="0" layoutInCell="1" allowOverlap="1" wp14:anchorId="21FEBC2A" wp14:editId="448558D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14:paraId="533E40EA" w14:textId="77777777" w:rsidR="00C50A6A" w:rsidRDefault="00C50A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D91AB" w14:textId="77777777" w:rsidR="00C50A6A" w:rsidRDefault="00C50A6A" w:rsidP="002A4867">
      <w:pPr>
        <w:spacing w:line="240" w:lineRule="auto"/>
      </w:pPr>
      <w:r>
        <w:separator/>
      </w:r>
    </w:p>
  </w:footnote>
  <w:footnote w:type="continuationSeparator" w:id="0">
    <w:p w14:paraId="70A3C16F" w14:textId="77777777" w:rsidR="00C50A6A" w:rsidRDefault="00C50A6A" w:rsidP="002A4867">
      <w:pPr>
        <w:spacing w:line="240" w:lineRule="auto"/>
      </w:pPr>
      <w:r>
        <w:continuationSeparator/>
      </w:r>
    </w:p>
  </w:footnote>
  <w:footnote w:id="1">
    <w:p w14:paraId="4AAD47A8" w14:textId="77777777" w:rsidR="00C50A6A" w:rsidRPr="00171B83" w:rsidRDefault="00C50A6A">
      <w:pPr>
        <w:pStyle w:val="FootnoteText"/>
        <w:rPr>
          <w:sz w:val="16"/>
        </w:rPr>
      </w:pPr>
      <w:r w:rsidRPr="00C52DD6">
        <w:rPr>
          <w:rStyle w:val="FootnoteReference"/>
          <w:sz w:val="16"/>
        </w:rPr>
        <w:footnoteRef/>
      </w:r>
      <w:r w:rsidRPr="00C52DD6">
        <w:rPr>
          <w:sz w:val="16"/>
        </w:rPr>
        <w:t xml:space="preserve"> </w:t>
      </w:r>
      <w:sdt>
        <w:sdtPr>
          <w:rPr>
            <w:sz w:val="16"/>
          </w:rPr>
          <w:id w:val="186955840"/>
          <w:citation/>
        </w:sdtPr>
        <w:sdtContent>
          <w:r w:rsidRPr="00C52DD6">
            <w:rPr>
              <w:sz w:val="16"/>
            </w:rPr>
            <w:fldChar w:fldCharType="begin"/>
          </w:r>
          <w:r w:rsidRPr="00171B83">
            <w:rPr>
              <w:sz w:val="16"/>
            </w:rPr>
            <w:instrText xml:space="preserve"> CITATION Pet18 \l 1033 </w:instrText>
          </w:r>
          <w:r w:rsidRPr="00C52DD6">
            <w:rPr>
              <w:sz w:val="16"/>
            </w:rPr>
            <w:fldChar w:fldCharType="separate"/>
          </w:r>
          <w:r w:rsidRPr="002B77AF">
            <w:rPr>
              <w:noProof/>
              <w:sz w:val="16"/>
            </w:rPr>
            <w:t>(Vogel, 2018)</w:t>
          </w:r>
          <w:r w:rsidRPr="00C52DD6">
            <w:rPr>
              <w:sz w:val="16"/>
            </w:rPr>
            <w:fldChar w:fldCharType="end"/>
          </w:r>
        </w:sdtContent>
      </w:sdt>
    </w:p>
  </w:footnote>
  <w:footnote w:id="2">
    <w:p w14:paraId="74A2C9ED" w14:textId="77777777" w:rsidR="00C50A6A" w:rsidRPr="00171B83" w:rsidRDefault="00C50A6A">
      <w:pPr>
        <w:pStyle w:val="FootnoteText"/>
      </w:pPr>
      <w:r>
        <w:rPr>
          <w:rStyle w:val="FootnoteReference"/>
        </w:rPr>
        <w:footnoteRef/>
      </w:r>
      <w:r>
        <w:t xml:space="preserve"> </w:t>
      </w:r>
      <w:sdt>
        <w:sdtPr>
          <w:rPr>
            <w:sz w:val="16"/>
          </w:rPr>
          <w:id w:val="-774938021"/>
          <w:citation/>
        </w:sdtPr>
        <w:sdtContent>
          <w:r w:rsidRPr="005A1309">
            <w:rPr>
              <w:sz w:val="16"/>
            </w:rPr>
            <w:fldChar w:fldCharType="begin"/>
          </w:r>
          <w:r w:rsidRPr="00171B83">
            <w:rPr>
              <w:sz w:val="16"/>
            </w:rPr>
            <w:instrText xml:space="preserve"> CITATION Pet181 \l 1033 </w:instrText>
          </w:r>
          <w:r w:rsidRPr="005A1309">
            <w:rPr>
              <w:sz w:val="16"/>
            </w:rPr>
            <w:fldChar w:fldCharType="separate"/>
          </w:r>
          <w:r w:rsidRPr="002B77AF">
            <w:rPr>
              <w:noProof/>
              <w:sz w:val="16"/>
            </w:rPr>
            <w:t>(Ploeg, 2018)</w:t>
          </w:r>
          <w:r w:rsidRPr="005A1309">
            <w:rPr>
              <w:sz w:val="16"/>
            </w:rPr>
            <w:fldChar w:fldCharType="end"/>
          </w:r>
        </w:sdtContent>
      </w:sdt>
    </w:p>
  </w:footnote>
  <w:footnote w:id="3">
    <w:p w14:paraId="24297765" w14:textId="77777777" w:rsidR="00C50A6A" w:rsidRPr="00B61022" w:rsidRDefault="00C50A6A">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14:paraId="65D61F8D" w14:textId="77777777" w:rsidR="00C50A6A" w:rsidRPr="00A0109D" w:rsidRDefault="00C50A6A">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14:paraId="62855776" w14:textId="77777777" w:rsidR="00C50A6A" w:rsidRDefault="00C50A6A">
      <w:pPr>
        <w:pStyle w:val="FootnoteText"/>
      </w:pPr>
      <w:r>
        <w:rPr>
          <w:rStyle w:val="FootnoteReference"/>
        </w:rPr>
        <w:footnoteRef/>
      </w:r>
      <w:r>
        <w:t xml:space="preserve"> </w:t>
      </w:r>
      <w:sdt>
        <w:sdtPr>
          <w:id w:val="-1519157626"/>
          <w:citation/>
        </w:sdtPr>
        <w:sdtContent>
          <w:r>
            <w:fldChar w:fldCharType="begin"/>
          </w:r>
          <w:r>
            <w:instrText xml:space="preserve"> CITATION Max \l 1043 </w:instrText>
          </w:r>
          <w:r>
            <w:fldChar w:fldCharType="separate"/>
          </w:r>
          <w:r>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Content>
      <w:p w14:paraId="48D72992" w14:textId="77777777" w:rsidR="00C50A6A" w:rsidRDefault="00C50A6A">
        <w:pPr>
          <w:pStyle w:val="Header"/>
          <w:jc w:val="right"/>
        </w:pPr>
        <w:r>
          <w:fldChar w:fldCharType="begin"/>
        </w:r>
        <w:r>
          <w:instrText>PAGE   \* MERGEFORMAT</w:instrText>
        </w:r>
        <w:r>
          <w:fldChar w:fldCharType="separate"/>
        </w:r>
        <w:r>
          <w:t>2</w:t>
        </w:r>
        <w:r>
          <w:fldChar w:fldCharType="end"/>
        </w:r>
      </w:p>
    </w:sdtContent>
  </w:sdt>
  <w:p w14:paraId="016292EB" w14:textId="77777777" w:rsidR="00C50A6A" w:rsidRDefault="00C50A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s Geurtsen">
    <w15:presenceInfo w15:providerId="Windows Live" w15:userId="bdd3f89dc5168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trackRevisions/>
  <w:defaultTabStop w:val="708"/>
  <w:hyphenationZone w:val="425"/>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4453"/>
    <w:rsid w:val="00062336"/>
    <w:rsid w:val="000766CC"/>
    <w:rsid w:val="000770ED"/>
    <w:rsid w:val="00080740"/>
    <w:rsid w:val="00086FEF"/>
    <w:rsid w:val="00094484"/>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435E7"/>
    <w:rsid w:val="001448D0"/>
    <w:rsid w:val="0014605F"/>
    <w:rsid w:val="00151917"/>
    <w:rsid w:val="00151D8D"/>
    <w:rsid w:val="001528B9"/>
    <w:rsid w:val="001531FD"/>
    <w:rsid w:val="00156677"/>
    <w:rsid w:val="001612D1"/>
    <w:rsid w:val="00161ABF"/>
    <w:rsid w:val="00161D3F"/>
    <w:rsid w:val="00163735"/>
    <w:rsid w:val="0016453F"/>
    <w:rsid w:val="00164885"/>
    <w:rsid w:val="0016790C"/>
    <w:rsid w:val="00171B83"/>
    <w:rsid w:val="00174445"/>
    <w:rsid w:val="00176F9C"/>
    <w:rsid w:val="00185582"/>
    <w:rsid w:val="0019325A"/>
    <w:rsid w:val="00194D62"/>
    <w:rsid w:val="00195286"/>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17E65"/>
    <w:rsid w:val="0022031D"/>
    <w:rsid w:val="00222829"/>
    <w:rsid w:val="00222E27"/>
    <w:rsid w:val="00224623"/>
    <w:rsid w:val="002273B2"/>
    <w:rsid w:val="00234247"/>
    <w:rsid w:val="00234937"/>
    <w:rsid w:val="00237712"/>
    <w:rsid w:val="002450BF"/>
    <w:rsid w:val="0024646F"/>
    <w:rsid w:val="0024677A"/>
    <w:rsid w:val="00246A3B"/>
    <w:rsid w:val="00251E03"/>
    <w:rsid w:val="00255E81"/>
    <w:rsid w:val="00257D70"/>
    <w:rsid w:val="00260E20"/>
    <w:rsid w:val="00261D59"/>
    <w:rsid w:val="00262B9F"/>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4D5E"/>
    <w:rsid w:val="00485EA9"/>
    <w:rsid w:val="004974EF"/>
    <w:rsid w:val="004B0C6F"/>
    <w:rsid w:val="004B409E"/>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50035A"/>
    <w:rsid w:val="00501D87"/>
    <w:rsid w:val="005030E6"/>
    <w:rsid w:val="0050445F"/>
    <w:rsid w:val="00515EB5"/>
    <w:rsid w:val="00522F0F"/>
    <w:rsid w:val="005238E2"/>
    <w:rsid w:val="00527F28"/>
    <w:rsid w:val="00536355"/>
    <w:rsid w:val="00543174"/>
    <w:rsid w:val="0054434B"/>
    <w:rsid w:val="0055481E"/>
    <w:rsid w:val="00557C6F"/>
    <w:rsid w:val="00560ECC"/>
    <w:rsid w:val="00560ED4"/>
    <w:rsid w:val="00562F5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24D9"/>
    <w:rsid w:val="006008C3"/>
    <w:rsid w:val="006215A5"/>
    <w:rsid w:val="00624CF8"/>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65E7"/>
    <w:rsid w:val="006E42CA"/>
    <w:rsid w:val="006E4750"/>
    <w:rsid w:val="006F3079"/>
    <w:rsid w:val="00700453"/>
    <w:rsid w:val="00701D2A"/>
    <w:rsid w:val="0070215A"/>
    <w:rsid w:val="00704324"/>
    <w:rsid w:val="00710D47"/>
    <w:rsid w:val="00711C2B"/>
    <w:rsid w:val="00712871"/>
    <w:rsid w:val="00713497"/>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6D5C"/>
    <w:rsid w:val="00777116"/>
    <w:rsid w:val="007874F8"/>
    <w:rsid w:val="007925A7"/>
    <w:rsid w:val="007A08D2"/>
    <w:rsid w:val="007A1A81"/>
    <w:rsid w:val="007A32C3"/>
    <w:rsid w:val="007A5817"/>
    <w:rsid w:val="007A61B0"/>
    <w:rsid w:val="007B5AB4"/>
    <w:rsid w:val="007C1B7D"/>
    <w:rsid w:val="007D2431"/>
    <w:rsid w:val="007E7A12"/>
    <w:rsid w:val="008043CC"/>
    <w:rsid w:val="00805839"/>
    <w:rsid w:val="00816C58"/>
    <w:rsid w:val="008214A2"/>
    <w:rsid w:val="0082791F"/>
    <w:rsid w:val="00831A79"/>
    <w:rsid w:val="008363C8"/>
    <w:rsid w:val="00840AE6"/>
    <w:rsid w:val="00840FCC"/>
    <w:rsid w:val="00845546"/>
    <w:rsid w:val="00845821"/>
    <w:rsid w:val="00853243"/>
    <w:rsid w:val="0086279C"/>
    <w:rsid w:val="00867138"/>
    <w:rsid w:val="008833B0"/>
    <w:rsid w:val="00891492"/>
    <w:rsid w:val="008A052D"/>
    <w:rsid w:val="008A2F5F"/>
    <w:rsid w:val="008A6F6D"/>
    <w:rsid w:val="008B17BA"/>
    <w:rsid w:val="008B5C9F"/>
    <w:rsid w:val="008C001B"/>
    <w:rsid w:val="008C03CA"/>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C69B9"/>
    <w:rsid w:val="00AE04C1"/>
    <w:rsid w:val="00AE06D2"/>
    <w:rsid w:val="00AE0DAE"/>
    <w:rsid w:val="00AE250E"/>
    <w:rsid w:val="00AF0A94"/>
    <w:rsid w:val="00AF5C38"/>
    <w:rsid w:val="00AF68DA"/>
    <w:rsid w:val="00B001F8"/>
    <w:rsid w:val="00B02BB6"/>
    <w:rsid w:val="00B03DE0"/>
    <w:rsid w:val="00B1337C"/>
    <w:rsid w:val="00B1716C"/>
    <w:rsid w:val="00B20129"/>
    <w:rsid w:val="00B21BA6"/>
    <w:rsid w:val="00B233E1"/>
    <w:rsid w:val="00B25119"/>
    <w:rsid w:val="00B266B7"/>
    <w:rsid w:val="00B26D2F"/>
    <w:rsid w:val="00B271AD"/>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9005A"/>
    <w:rsid w:val="00B90258"/>
    <w:rsid w:val="00B903BA"/>
    <w:rsid w:val="00B964DA"/>
    <w:rsid w:val="00B96AB1"/>
    <w:rsid w:val="00B97BEE"/>
    <w:rsid w:val="00BA00AA"/>
    <w:rsid w:val="00BB03C0"/>
    <w:rsid w:val="00BB2940"/>
    <w:rsid w:val="00BB3A12"/>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C03A79"/>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0A6A"/>
    <w:rsid w:val="00C52DD6"/>
    <w:rsid w:val="00C53096"/>
    <w:rsid w:val="00C55D48"/>
    <w:rsid w:val="00C57F20"/>
    <w:rsid w:val="00C612D9"/>
    <w:rsid w:val="00C67567"/>
    <w:rsid w:val="00C6797B"/>
    <w:rsid w:val="00C67A96"/>
    <w:rsid w:val="00C728E5"/>
    <w:rsid w:val="00C758C6"/>
    <w:rsid w:val="00C80013"/>
    <w:rsid w:val="00C82157"/>
    <w:rsid w:val="00C8241A"/>
    <w:rsid w:val="00C86F79"/>
    <w:rsid w:val="00C872EB"/>
    <w:rsid w:val="00C87B00"/>
    <w:rsid w:val="00C96193"/>
    <w:rsid w:val="00CA2504"/>
    <w:rsid w:val="00CA6728"/>
    <w:rsid w:val="00CB2430"/>
    <w:rsid w:val="00CB2A56"/>
    <w:rsid w:val="00CB7EFE"/>
    <w:rsid w:val="00CC1A20"/>
    <w:rsid w:val="00CC7F90"/>
    <w:rsid w:val="00CD08E6"/>
    <w:rsid w:val="00CD0F17"/>
    <w:rsid w:val="00CD5D3A"/>
    <w:rsid w:val="00CF0209"/>
    <w:rsid w:val="00CF58FC"/>
    <w:rsid w:val="00D01EBF"/>
    <w:rsid w:val="00D03CAE"/>
    <w:rsid w:val="00D075C1"/>
    <w:rsid w:val="00D10733"/>
    <w:rsid w:val="00D1143A"/>
    <w:rsid w:val="00D21113"/>
    <w:rsid w:val="00D326B5"/>
    <w:rsid w:val="00D32895"/>
    <w:rsid w:val="00D32C75"/>
    <w:rsid w:val="00D337DA"/>
    <w:rsid w:val="00D37CEF"/>
    <w:rsid w:val="00D42967"/>
    <w:rsid w:val="00D4765C"/>
    <w:rsid w:val="00D47D5F"/>
    <w:rsid w:val="00D51759"/>
    <w:rsid w:val="00D51D54"/>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B29C9"/>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84209"/>
    <w:rsid w:val="00E84F97"/>
    <w:rsid w:val="00E86739"/>
    <w:rsid w:val="00E90F6F"/>
    <w:rsid w:val="00E9466D"/>
    <w:rsid w:val="00EA3EA2"/>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8BCFC0"/>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C50A6A"/>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C50A6A"/>
    <w:rPr>
      <w:rFonts w:ascii="Segoe UI" w:hAnsi="Segoe UI" w:cs="Segoe UI"/>
    </w:rPr>
  </w:style>
  <w:style w:type="character" w:styleId="CommentReference">
    <w:name w:val="annotation reference"/>
    <w:basedOn w:val="DefaultParagraphFont"/>
    <w:uiPriority w:val="99"/>
    <w:semiHidden/>
    <w:unhideWhenUsed/>
    <w:rsid w:val="00C50A6A"/>
    <w:rPr>
      <w:sz w:val="16"/>
      <w:szCs w:val="16"/>
    </w:rPr>
  </w:style>
  <w:style w:type="paragraph" w:styleId="CommentText">
    <w:name w:val="annotation text"/>
    <w:basedOn w:val="Normal"/>
    <w:link w:val="CommentTextChar"/>
    <w:uiPriority w:val="99"/>
    <w:semiHidden/>
    <w:unhideWhenUsed/>
    <w:rsid w:val="00C50A6A"/>
    <w:pPr>
      <w:spacing w:line="240" w:lineRule="auto"/>
    </w:pPr>
    <w:rPr>
      <w:sz w:val="20"/>
      <w:szCs w:val="20"/>
    </w:rPr>
  </w:style>
  <w:style w:type="character" w:customStyle="1" w:styleId="CommentTextChar">
    <w:name w:val="Comment Text Char"/>
    <w:basedOn w:val="DefaultParagraphFont"/>
    <w:link w:val="CommentText"/>
    <w:uiPriority w:val="99"/>
    <w:semiHidden/>
    <w:rsid w:val="00C50A6A"/>
    <w:rPr>
      <w:sz w:val="20"/>
      <w:szCs w:val="20"/>
    </w:rPr>
  </w:style>
  <w:style w:type="paragraph" w:styleId="CommentSubject">
    <w:name w:val="annotation subject"/>
    <w:basedOn w:val="CommentText"/>
    <w:next w:val="CommentText"/>
    <w:link w:val="CommentSubjectChar"/>
    <w:uiPriority w:val="99"/>
    <w:semiHidden/>
    <w:unhideWhenUsed/>
    <w:rsid w:val="00C50A6A"/>
    <w:rPr>
      <w:b/>
      <w:bCs/>
    </w:rPr>
  </w:style>
  <w:style w:type="character" w:customStyle="1" w:styleId="CommentSubjectChar">
    <w:name w:val="Comment Subject Char"/>
    <w:basedOn w:val="CommentTextChar"/>
    <w:link w:val="CommentSubject"/>
    <w:uiPriority w:val="99"/>
    <w:semiHidden/>
    <w:rsid w:val="00C50A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comments" Target="comments.xml"/><Relationship Id="rId26" Type="http://schemas.openxmlformats.org/officeDocument/2006/relationships/image" Target="media/image12.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hyperlink" Target="https://trello.com/b/kvnrECs9/kanbanboard-merik-westerveld-infosupport" TargetMode="External"/><Relationship Id="rId33" Type="http://schemas.openxmlformats.org/officeDocument/2006/relationships/hyperlink" Target="mailto:B.paszkowski@fontys.nl"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29" Type="http://schemas.openxmlformats.org/officeDocument/2006/relationships/hyperlink" Target="mailto:Merik.westerveld@student.fontys.n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1.png"/><Relationship Id="rId32" Type="http://schemas.openxmlformats.org/officeDocument/2006/relationships/hyperlink" Target="mailto:Hans.Geurtsen@infosupport.com" TargetMode="Externa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footer" Target="footer2.xml"/><Relationship Id="rId10" Type="http://schemas.openxmlformats.org/officeDocument/2006/relationships/image" Target="media/image1.png"/><Relationship Id="rId19" Type="http://schemas.microsoft.com/office/2011/relationships/commentsExtended" Target="commentsExtended.xml"/><Relationship Id="rId31" Type="http://schemas.openxmlformats.org/officeDocument/2006/relationships/hyperlink" Target="mailto:Bart.bijl@infosupport.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image" Target="media/image13.png"/><Relationship Id="rId30" Type="http://schemas.openxmlformats.org/officeDocument/2006/relationships/hyperlink" Target="mailto:Merik.westerveld@infosupport.com" TargetMode="Externa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0A12FD"/>
    <w:rsid w:val="00143F81"/>
    <w:rsid w:val="0023282F"/>
    <w:rsid w:val="002337B0"/>
    <w:rsid w:val="003D3EBC"/>
    <w:rsid w:val="00505E3F"/>
    <w:rsid w:val="00586648"/>
    <w:rsid w:val="009476CF"/>
    <w:rsid w:val="00BF7EBC"/>
    <w:rsid w:val="00C33440"/>
    <w:rsid w:val="00E74055"/>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2019-02-12</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1.2</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2</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3</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4</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2CAF6E82-8549-4F3C-8616-8D3F2A9DD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Rapport.dotx</Template>
  <TotalTime>0</TotalTime>
  <Pages>25</Pages>
  <Words>5992</Words>
  <Characters>32957</Characters>
  <Application>Microsoft Office Word</Application>
  <DocSecurity>4</DocSecurity>
  <Lines>274</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Hans Geurtsen</cp:lastModifiedBy>
  <cp:revision>2</cp:revision>
  <cp:lastPrinted>2019-02-13T11:30:00Z</cp:lastPrinted>
  <dcterms:created xsi:type="dcterms:W3CDTF">2019-02-13T12:02:00Z</dcterms:created>
  <dcterms:modified xsi:type="dcterms:W3CDTF">2019-02-13T12:02:00Z</dcterms:modified>
  <cp:contentStatus>Concept</cp:contentStatus>
</cp:coreProperties>
</file>